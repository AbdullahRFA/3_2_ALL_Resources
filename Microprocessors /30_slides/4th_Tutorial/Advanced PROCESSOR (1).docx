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C5004" w14:textId="77777777" w:rsidR="00C46FFF" w:rsidRPr="00C46FFF" w:rsidRDefault="00C46FFF" w:rsidP="00C46FFF">
      <w:pPr>
        <w:shd w:val="clear" w:color="auto" w:fill="FFFFFF"/>
        <w:spacing w:after="0" w:line="0" w:lineRule="auto"/>
        <w:rPr>
          <w:rFonts w:ascii="ff1" w:eastAsia="Times New Roman" w:hAnsi="ff1" w:cs="Times New Roman"/>
          <w:color w:val="333333"/>
          <w:sz w:val="132"/>
          <w:szCs w:val="132"/>
        </w:rPr>
      </w:pPr>
      <w:r w:rsidRPr="00C46FFF">
        <w:rPr>
          <w:rFonts w:ascii="ff1" w:eastAsia="Times New Roman" w:hAnsi="ff1" w:cs="Times New Roman"/>
          <w:color w:val="333333"/>
          <w:sz w:val="132"/>
          <w:szCs w:val="132"/>
        </w:rPr>
        <w:t>DUAL CORE PROCESSOR:</w:t>
      </w:r>
    </w:p>
    <w:p w14:paraId="20A65896" w14:textId="77777777" w:rsidR="00C46FFF" w:rsidRPr="00C46FFF" w:rsidRDefault="00C46FFF" w:rsidP="00C46FFF">
      <w:pPr>
        <w:shd w:val="clear" w:color="auto" w:fill="FFFFFF"/>
        <w:spacing w:after="0" w:line="0" w:lineRule="auto"/>
        <w:rPr>
          <w:rFonts w:ascii="ff2" w:eastAsia="Times New Roman" w:hAnsi="ff2" w:cs="Times New Roman"/>
          <w:color w:val="333333"/>
          <w:sz w:val="72"/>
          <w:szCs w:val="72"/>
        </w:rPr>
      </w:pPr>
      <w:r w:rsidRPr="00C46FFF">
        <w:rPr>
          <w:rFonts w:ascii="ff2" w:eastAsia="Times New Roman" w:hAnsi="ff2" w:cs="Times New Roman"/>
          <w:color w:val="333333"/>
          <w:sz w:val="72"/>
          <w:szCs w:val="72"/>
        </w:rPr>
        <w:t xml:space="preserve">                                                            Dual core is a CPU that has two distinct processors that work </w:t>
      </w:r>
    </w:p>
    <w:p w14:paraId="28A12FA3" w14:textId="77777777" w:rsidR="00C46FFF" w:rsidRPr="00C46FFF" w:rsidRDefault="00C46FFF" w:rsidP="00C46FFF">
      <w:pPr>
        <w:shd w:val="clear" w:color="auto" w:fill="FFFFFF"/>
        <w:spacing w:after="0" w:line="0" w:lineRule="auto"/>
        <w:rPr>
          <w:rFonts w:ascii="ff2" w:eastAsia="Times New Roman" w:hAnsi="ff2" w:cs="Times New Roman"/>
          <w:color w:val="333333"/>
          <w:sz w:val="72"/>
          <w:szCs w:val="72"/>
        </w:rPr>
      </w:pPr>
      <w:r w:rsidRPr="00C46FFF">
        <w:rPr>
          <w:rFonts w:ascii="ff2" w:eastAsia="Times New Roman" w:hAnsi="ff2" w:cs="Times New Roman"/>
          <w:color w:val="333333"/>
          <w:sz w:val="72"/>
          <w:szCs w:val="72"/>
        </w:rPr>
        <w:t xml:space="preserve">simultaneously in the same integrated circuit. This type of processor can function as efficiently </w:t>
      </w:r>
    </w:p>
    <w:p w14:paraId="4AAD3C15" w14:textId="77777777" w:rsidR="00C46FFF" w:rsidRPr="00C46FFF" w:rsidRDefault="00C46FFF" w:rsidP="00C46FFF">
      <w:pPr>
        <w:shd w:val="clear" w:color="auto" w:fill="FFFFFF"/>
        <w:spacing w:after="0" w:line="0" w:lineRule="auto"/>
        <w:rPr>
          <w:rFonts w:ascii="ff2" w:eastAsia="Times New Roman" w:hAnsi="ff2" w:cs="Times New Roman"/>
          <w:color w:val="333333"/>
          <w:sz w:val="72"/>
          <w:szCs w:val="72"/>
        </w:rPr>
      </w:pPr>
      <w:r w:rsidRPr="00C46FFF">
        <w:rPr>
          <w:rFonts w:ascii="ff2" w:eastAsia="Times New Roman" w:hAnsi="ff2" w:cs="Times New Roman"/>
          <w:color w:val="333333"/>
          <w:sz w:val="72"/>
          <w:szCs w:val="72"/>
        </w:rPr>
        <w:t xml:space="preserve">as a single processor but can perform operations up to twice as quickly. Because each core has </w:t>
      </w:r>
    </w:p>
    <w:p w14:paraId="72E6D07C" w14:textId="77777777" w:rsidR="00C46FFF" w:rsidRPr="00C46FFF" w:rsidRDefault="00C46FFF" w:rsidP="00C46FFF">
      <w:pPr>
        <w:shd w:val="clear" w:color="auto" w:fill="FFFFFF"/>
        <w:spacing w:after="0" w:line="0" w:lineRule="auto"/>
        <w:rPr>
          <w:rFonts w:ascii="ff2" w:eastAsia="Times New Roman" w:hAnsi="ff2" w:cs="Times New Roman"/>
          <w:color w:val="333333"/>
          <w:sz w:val="72"/>
          <w:szCs w:val="72"/>
        </w:rPr>
      </w:pPr>
      <w:r w:rsidRPr="00C46FFF">
        <w:rPr>
          <w:rFonts w:ascii="ff2" w:eastAsia="Times New Roman" w:hAnsi="ff2" w:cs="Times New Roman"/>
          <w:color w:val="333333"/>
          <w:sz w:val="72"/>
          <w:szCs w:val="72"/>
        </w:rPr>
        <w:t>its own cache, the operating system is able to handle most tasks in parallel</w:t>
      </w:r>
    </w:p>
    <w:p w14:paraId="159388FA" w14:textId="77777777" w:rsidR="00C46FFF" w:rsidRPr="00C46FFF" w:rsidRDefault="00C46FFF" w:rsidP="00C46FFF">
      <w:pPr>
        <w:shd w:val="clear" w:color="auto" w:fill="FFFFFF"/>
        <w:spacing w:after="0" w:line="0" w:lineRule="auto"/>
        <w:rPr>
          <w:rFonts w:ascii="ff1" w:eastAsia="Times New Roman" w:hAnsi="ff1" w:cs="Times New Roman"/>
          <w:color w:val="333333"/>
          <w:sz w:val="132"/>
          <w:szCs w:val="132"/>
        </w:rPr>
      </w:pPr>
      <w:r w:rsidRPr="00C46FFF">
        <w:rPr>
          <w:rFonts w:ascii="ff1" w:eastAsia="Times New Roman" w:hAnsi="ff1" w:cs="Times New Roman"/>
          <w:color w:val="333333"/>
          <w:sz w:val="132"/>
          <w:szCs w:val="132"/>
        </w:rPr>
        <w:t>DUAL CORE PROCESSOR:</w:t>
      </w:r>
    </w:p>
    <w:p w14:paraId="57FAA94C" w14:textId="77777777" w:rsidR="00C46FFF" w:rsidRPr="00C46FFF" w:rsidRDefault="00C46FFF" w:rsidP="00C46FFF">
      <w:pPr>
        <w:shd w:val="clear" w:color="auto" w:fill="FFFFFF"/>
        <w:spacing w:after="0" w:line="0" w:lineRule="auto"/>
        <w:rPr>
          <w:rFonts w:ascii="ff2" w:eastAsia="Times New Roman" w:hAnsi="ff2" w:cs="Times New Roman"/>
          <w:color w:val="333333"/>
          <w:sz w:val="72"/>
          <w:szCs w:val="72"/>
        </w:rPr>
      </w:pPr>
      <w:r w:rsidRPr="00C46FFF">
        <w:rPr>
          <w:rFonts w:ascii="ff2" w:eastAsia="Times New Roman" w:hAnsi="ff2" w:cs="Times New Roman"/>
          <w:color w:val="333333"/>
          <w:sz w:val="72"/>
          <w:szCs w:val="72"/>
        </w:rPr>
        <w:t xml:space="preserve">                                                            Dual core is a CPU that has two distinct processors that work </w:t>
      </w:r>
    </w:p>
    <w:p w14:paraId="463DB794" w14:textId="77777777" w:rsidR="00C46FFF" w:rsidRPr="00C46FFF" w:rsidRDefault="00C46FFF" w:rsidP="00C46FFF">
      <w:pPr>
        <w:shd w:val="clear" w:color="auto" w:fill="FFFFFF"/>
        <w:spacing w:after="0" w:line="0" w:lineRule="auto"/>
        <w:rPr>
          <w:rFonts w:ascii="ff2" w:eastAsia="Times New Roman" w:hAnsi="ff2" w:cs="Times New Roman"/>
          <w:color w:val="333333"/>
          <w:sz w:val="72"/>
          <w:szCs w:val="72"/>
        </w:rPr>
      </w:pPr>
      <w:r w:rsidRPr="00C46FFF">
        <w:rPr>
          <w:rFonts w:ascii="ff2" w:eastAsia="Times New Roman" w:hAnsi="ff2" w:cs="Times New Roman"/>
          <w:color w:val="333333"/>
          <w:sz w:val="72"/>
          <w:szCs w:val="72"/>
        </w:rPr>
        <w:t xml:space="preserve">simultaneously in the same integrated circuit. This type of processor can function as efficiently </w:t>
      </w:r>
    </w:p>
    <w:p w14:paraId="48B882FB" w14:textId="77777777" w:rsidR="00C46FFF" w:rsidRPr="00C46FFF" w:rsidRDefault="00C46FFF" w:rsidP="00C46FFF">
      <w:pPr>
        <w:shd w:val="clear" w:color="auto" w:fill="FFFFFF"/>
        <w:spacing w:after="0" w:line="0" w:lineRule="auto"/>
        <w:rPr>
          <w:rFonts w:ascii="ff2" w:eastAsia="Times New Roman" w:hAnsi="ff2" w:cs="Times New Roman"/>
          <w:color w:val="333333"/>
          <w:sz w:val="72"/>
          <w:szCs w:val="72"/>
        </w:rPr>
      </w:pPr>
      <w:r w:rsidRPr="00C46FFF">
        <w:rPr>
          <w:rFonts w:ascii="ff2" w:eastAsia="Times New Roman" w:hAnsi="ff2" w:cs="Times New Roman"/>
          <w:color w:val="333333"/>
          <w:sz w:val="72"/>
          <w:szCs w:val="72"/>
        </w:rPr>
        <w:t xml:space="preserve">as a single processor but can perform operations up to twice as quickly. Because each core has </w:t>
      </w:r>
    </w:p>
    <w:p w14:paraId="6985A555" w14:textId="77777777" w:rsidR="00C46FFF" w:rsidRPr="00C46FFF" w:rsidRDefault="00C46FFF" w:rsidP="00C46FFF">
      <w:pPr>
        <w:shd w:val="clear" w:color="auto" w:fill="FFFFFF"/>
        <w:spacing w:after="0" w:line="0" w:lineRule="auto"/>
        <w:rPr>
          <w:rFonts w:ascii="ff2" w:eastAsia="Times New Roman" w:hAnsi="ff2" w:cs="Times New Roman"/>
          <w:color w:val="333333"/>
          <w:sz w:val="72"/>
          <w:szCs w:val="72"/>
        </w:rPr>
      </w:pPr>
      <w:r w:rsidRPr="00C46FFF">
        <w:rPr>
          <w:rFonts w:ascii="ff2" w:eastAsia="Times New Roman" w:hAnsi="ff2" w:cs="Times New Roman"/>
          <w:color w:val="333333"/>
          <w:sz w:val="72"/>
          <w:szCs w:val="72"/>
        </w:rPr>
        <w:t>its own cache, the operating system is able to handle most tasks in parallel</w:t>
      </w:r>
    </w:p>
    <w:p w14:paraId="4B8514B6" w14:textId="77777777" w:rsidR="00C46FFF" w:rsidRPr="00C46FFF" w:rsidRDefault="00C46FFF" w:rsidP="00C46FFF">
      <w:pPr>
        <w:spacing w:after="0" w:line="240" w:lineRule="auto"/>
        <w:textAlignment w:val="baseline"/>
        <w:outlineLvl w:val="0"/>
        <w:rPr>
          <w:rFonts w:ascii="Times New Roman" w:eastAsia="Times New Roman" w:hAnsi="Times New Roman" w:cs="Times New Roman"/>
          <w:b/>
          <w:bCs/>
          <w:kern w:val="36"/>
          <w:sz w:val="48"/>
          <w:szCs w:val="48"/>
        </w:rPr>
      </w:pPr>
      <w:r w:rsidRPr="00C46FFF">
        <w:rPr>
          <w:rFonts w:ascii="Times New Roman" w:eastAsia="Times New Roman" w:hAnsi="Times New Roman" w:cs="Times New Roman"/>
          <w:b/>
          <w:bCs/>
          <w:kern w:val="36"/>
          <w:sz w:val="48"/>
          <w:szCs w:val="48"/>
        </w:rPr>
        <w:t>Difference between Dual Core processors and Core 2 DUO processors</w:t>
      </w:r>
    </w:p>
    <w:p w14:paraId="5F652F7C" w14:textId="77777777" w:rsidR="00DD4773" w:rsidRDefault="00DD4773" w:rsidP="00C46FFF">
      <w:pPr>
        <w:shd w:val="clear" w:color="auto" w:fill="FFFFFF"/>
        <w:spacing w:after="0" w:line="240" w:lineRule="auto"/>
        <w:textAlignment w:val="baseline"/>
        <w:rPr>
          <w:rFonts w:ascii="Arial" w:eastAsia="Times New Roman" w:hAnsi="Arial" w:cs="Arial"/>
          <w:color w:val="273239"/>
          <w:spacing w:val="2"/>
          <w:sz w:val="26"/>
          <w:szCs w:val="26"/>
        </w:rPr>
      </w:pPr>
    </w:p>
    <w:p w14:paraId="10C787E8" w14:textId="1A9BA066" w:rsidR="00C46FFF" w:rsidRPr="00C46FFF" w:rsidRDefault="00C46FFF" w:rsidP="00C46FFF">
      <w:pPr>
        <w:shd w:val="clear" w:color="auto" w:fill="FFFFFF"/>
        <w:spacing w:after="0" w:line="240" w:lineRule="auto"/>
        <w:textAlignment w:val="baseline"/>
        <w:rPr>
          <w:rFonts w:ascii="Arial" w:eastAsia="Times New Roman" w:hAnsi="Arial" w:cs="Arial"/>
          <w:color w:val="273239"/>
          <w:spacing w:val="2"/>
          <w:sz w:val="26"/>
          <w:szCs w:val="26"/>
        </w:rPr>
      </w:pPr>
      <w:r w:rsidRPr="00C46FFF">
        <w:rPr>
          <w:rFonts w:ascii="Arial" w:eastAsia="Times New Roman" w:hAnsi="Arial" w:cs="Arial"/>
          <w:color w:val="273239"/>
          <w:spacing w:val="2"/>
          <w:sz w:val="26"/>
          <w:szCs w:val="26"/>
        </w:rPr>
        <w:t>A dual-core</w:t>
      </w:r>
      <w:r w:rsidRPr="00C46FFF">
        <w:rPr>
          <w:rFonts w:ascii="Arial" w:eastAsia="Times New Roman" w:hAnsi="Arial" w:cs="Arial"/>
          <w:b/>
          <w:bCs/>
          <w:color w:val="273239"/>
          <w:spacing w:val="2"/>
          <w:sz w:val="26"/>
          <w:szCs w:val="26"/>
          <w:bdr w:val="none" w:sz="0" w:space="0" w:color="auto" w:frame="1"/>
        </w:rPr>
        <w:t> </w:t>
      </w:r>
      <w:r w:rsidRPr="00C46FFF">
        <w:rPr>
          <w:rFonts w:ascii="Arial" w:eastAsia="Times New Roman" w:hAnsi="Arial" w:cs="Arial"/>
          <w:color w:val="273239"/>
          <w:spacing w:val="2"/>
          <w:sz w:val="26"/>
          <w:szCs w:val="26"/>
        </w:rPr>
        <w:t>processor is type of Central Processing Unit (CPU) that has 2 complete execution cores. Dual core has become similar with</w:t>
      </w:r>
      <w:r w:rsidRPr="00C46FFF">
        <w:rPr>
          <w:rFonts w:ascii="Arial" w:eastAsia="Times New Roman" w:hAnsi="Arial" w:cs="Arial"/>
          <w:b/>
          <w:bCs/>
          <w:color w:val="273239"/>
          <w:spacing w:val="2"/>
          <w:sz w:val="26"/>
          <w:szCs w:val="26"/>
          <w:bdr w:val="none" w:sz="0" w:space="0" w:color="auto" w:frame="1"/>
        </w:rPr>
        <w:t> Intel Pentium Dual Core</w:t>
      </w:r>
      <w:r w:rsidRPr="00C46FFF">
        <w:rPr>
          <w:rFonts w:ascii="Arial" w:eastAsia="Times New Roman" w:hAnsi="Arial" w:cs="Arial"/>
          <w:color w:val="273239"/>
          <w:spacing w:val="2"/>
          <w:sz w:val="26"/>
          <w:szCs w:val="26"/>
        </w:rPr>
        <w:t>, where the</w:t>
      </w:r>
      <w:r w:rsidRPr="00C46FFF">
        <w:rPr>
          <w:rFonts w:ascii="Arial" w:eastAsia="Times New Roman" w:hAnsi="Arial" w:cs="Arial"/>
          <w:b/>
          <w:bCs/>
          <w:color w:val="273239"/>
          <w:spacing w:val="2"/>
          <w:sz w:val="26"/>
          <w:szCs w:val="26"/>
          <w:bdr w:val="none" w:sz="0" w:space="0" w:color="auto" w:frame="1"/>
        </w:rPr>
        <w:t> Core 2 DUO</w:t>
      </w:r>
      <w:r w:rsidRPr="00C46FFF">
        <w:rPr>
          <w:rFonts w:ascii="Arial" w:eastAsia="Times New Roman" w:hAnsi="Arial" w:cs="Arial"/>
          <w:color w:val="273239"/>
          <w:spacing w:val="2"/>
          <w:sz w:val="26"/>
          <w:szCs w:val="26"/>
        </w:rPr>
        <w:t> are series of dual-core processors invented by Intel.</w:t>
      </w:r>
    </w:p>
    <w:p w14:paraId="7FC38B2E" w14:textId="77777777" w:rsidR="00613708" w:rsidRDefault="00613708" w:rsidP="00C46FFF">
      <w:pPr>
        <w:shd w:val="clear" w:color="auto" w:fill="FFFFFF"/>
        <w:spacing w:after="0" w:line="240" w:lineRule="auto"/>
        <w:textAlignment w:val="baseline"/>
        <w:rPr>
          <w:rFonts w:ascii="Arial" w:eastAsia="Times New Roman" w:hAnsi="Arial" w:cs="Arial"/>
          <w:b/>
          <w:bCs/>
          <w:color w:val="273239"/>
          <w:spacing w:val="2"/>
          <w:sz w:val="26"/>
          <w:szCs w:val="26"/>
          <w:bdr w:val="none" w:sz="0" w:space="0" w:color="auto" w:frame="1"/>
        </w:rPr>
      </w:pPr>
    </w:p>
    <w:p w14:paraId="4F5701FE" w14:textId="7D7B56F2" w:rsidR="00DD4773" w:rsidRDefault="00C46FFF" w:rsidP="00C46FFF">
      <w:pPr>
        <w:shd w:val="clear" w:color="auto" w:fill="FFFFFF"/>
        <w:spacing w:after="0" w:line="240" w:lineRule="auto"/>
        <w:textAlignment w:val="baseline"/>
        <w:rPr>
          <w:rFonts w:ascii="Arial" w:eastAsia="Times New Roman" w:hAnsi="Arial" w:cs="Arial"/>
          <w:color w:val="273239"/>
          <w:spacing w:val="2"/>
          <w:sz w:val="26"/>
          <w:szCs w:val="26"/>
        </w:rPr>
      </w:pPr>
      <w:r w:rsidRPr="00C46FFF">
        <w:rPr>
          <w:rFonts w:ascii="Arial" w:eastAsia="Times New Roman" w:hAnsi="Arial" w:cs="Arial"/>
          <w:b/>
          <w:bCs/>
          <w:color w:val="273239"/>
          <w:spacing w:val="2"/>
          <w:sz w:val="26"/>
          <w:szCs w:val="26"/>
          <w:bdr w:val="none" w:sz="0" w:space="0" w:color="auto" w:frame="1"/>
        </w:rPr>
        <w:t xml:space="preserve">1. Dual-core </w:t>
      </w:r>
      <w:proofErr w:type="gramStart"/>
      <w:r w:rsidRPr="00C46FFF">
        <w:rPr>
          <w:rFonts w:ascii="Arial" w:eastAsia="Times New Roman" w:hAnsi="Arial" w:cs="Arial"/>
          <w:b/>
          <w:bCs/>
          <w:color w:val="273239"/>
          <w:spacing w:val="2"/>
          <w:sz w:val="26"/>
          <w:szCs w:val="26"/>
          <w:bdr w:val="none" w:sz="0" w:space="0" w:color="auto" w:frame="1"/>
        </w:rPr>
        <w:t>Processor :</w:t>
      </w:r>
      <w:proofErr w:type="gramEnd"/>
      <w:r w:rsidRPr="00C46FFF">
        <w:rPr>
          <w:rFonts w:ascii="Arial" w:eastAsia="Times New Roman" w:hAnsi="Arial" w:cs="Arial"/>
          <w:color w:val="273239"/>
          <w:spacing w:val="2"/>
          <w:sz w:val="26"/>
          <w:szCs w:val="26"/>
        </w:rPr>
        <w:br/>
      </w:r>
    </w:p>
    <w:p w14:paraId="51B57E43" w14:textId="47DB9E5C" w:rsidR="00C46FFF" w:rsidRPr="00C46FFF" w:rsidRDefault="00C46FFF" w:rsidP="00C46FFF">
      <w:pPr>
        <w:shd w:val="clear" w:color="auto" w:fill="FFFFFF"/>
        <w:spacing w:after="0" w:line="240" w:lineRule="auto"/>
        <w:textAlignment w:val="baseline"/>
        <w:rPr>
          <w:rFonts w:ascii="Arial" w:eastAsia="Times New Roman" w:hAnsi="Arial" w:cs="Arial"/>
          <w:color w:val="273239"/>
          <w:spacing w:val="2"/>
          <w:sz w:val="26"/>
          <w:szCs w:val="26"/>
        </w:rPr>
      </w:pPr>
      <w:r w:rsidRPr="00C46FFF">
        <w:rPr>
          <w:rFonts w:ascii="Arial" w:eastAsia="Times New Roman" w:hAnsi="Arial" w:cs="Arial"/>
          <w:color w:val="273239"/>
          <w:spacing w:val="2"/>
          <w:sz w:val="26"/>
          <w:szCs w:val="26"/>
        </w:rPr>
        <w:t>Computers were originally launched to be able to solve mathematical problems. In earlier times these computers were slow to process data and could only run one at a time, which means another process had to wait for one operation to become over, before another operation could begin. These were known as</w:t>
      </w:r>
      <w:r w:rsidRPr="00C46FFF">
        <w:rPr>
          <w:rFonts w:ascii="Arial" w:eastAsia="Times New Roman" w:hAnsi="Arial" w:cs="Arial"/>
          <w:b/>
          <w:bCs/>
          <w:color w:val="273239"/>
          <w:spacing w:val="2"/>
          <w:sz w:val="26"/>
          <w:szCs w:val="26"/>
          <w:bdr w:val="none" w:sz="0" w:space="0" w:color="auto" w:frame="1"/>
        </w:rPr>
        <w:t> single core</w:t>
      </w:r>
      <w:r w:rsidRPr="00C46FFF">
        <w:rPr>
          <w:rFonts w:ascii="Arial" w:eastAsia="Times New Roman" w:hAnsi="Arial" w:cs="Arial"/>
          <w:color w:val="273239"/>
          <w:spacing w:val="2"/>
          <w:sz w:val="26"/>
          <w:szCs w:val="26"/>
        </w:rPr>
        <w:t> processors. Demand for faster technology now a days required that the processor companies make faster processors which have higher clock speeds. When basic factor of performance i.e., maximum clock speed was achieved, then the manufacturers focused to increase performance of their products by adding more cores to single chip. These became known as multi-core processors and which also include dual core, quad core, hexa-core and octa-core processors.</w:t>
      </w:r>
    </w:p>
    <w:p w14:paraId="3AB9A5E9" w14:textId="77777777" w:rsidR="00C46FFF" w:rsidRPr="00C46FFF" w:rsidRDefault="00C46FFF" w:rsidP="00C46FFF">
      <w:pPr>
        <w:shd w:val="clear" w:color="auto" w:fill="FFFFFF"/>
        <w:spacing w:after="150" w:line="240" w:lineRule="auto"/>
        <w:textAlignment w:val="baseline"/>
        <w:rPr>
          <w:rFonts w:ascii="Arial" w:eastAsia="Times New Roman" w:hAnsi="Arial" w:cs="Arial"/>
          <w:color w:val="273239"/>
          <w:spacing w:val="2"/>
          <w:sz w:val="26"/>
          <w:szCs w:val="26"/>
        </w:rPr>
      </w:pPr>
      <w:r w:rsidRPr="00C46FFF">
        <w:rPr>
          <w:rFonts w:ascii="Arial" w:eastAsia="Times New Roman" w:hAnsi="Arial" w:cs="Arial"/>
          <w:color w:val="273239"/>
          <w:spacing w:val="2"/>
          <w:sz w:val="26"/>
          <w:szCs w:val="26"/>
        </w:rPr>
        <w:t>It has combined power of two processors as it has two complete execution cores. Dual-core processors are well-suited for multitasking as their caches and cache controllers onto single chip.</w:t>
      </w:r>
    </w:p>
    <w:p w14:paraId="7F1E9FC0" w14:textId="77777777" w:rsidR="00C46FFF" w:rsidRPr="00C46FFF" w:rsidRDefault="00C46FFF" w:rsidP="00C46FFF">
      <w:pPr>
        <w:shd w:val="clear" w:color="auto" w:fill="FFFFFF"/>
        <w:spacing w:after="150" w:line="240" w:lineRule="auto"/>
        <w:textAlignment w:val="baseline"/>
        <w:rPr>
          <w:rFonts w:ascii="Arial" w:eastAsia="Times New Roman" w:hAnsi="Arial" w:cs="Arial"/>
          <w:color w:val="273239"/>
          <w:spacing w:val="2"/>
          <w:sz w:val="26"/>
          <w:szCs w:val="26"/>
        </w:rPr>
      </w:pPr>
      <w:r w:rsidRPr="00C46FFF">
        <w:rPr>
          <w:rFonts w:ascii="Arial" w:eastAsia="Times New Roman" w:hAnsi="Arial" w:cs="Arial"/>
          <w:color w:val="273239"/>
          <w:spacing w:val="2"/>
          <w:sz w:val="26"/>
          <w:szCs w:val="26"/>
        </w:rPr>
        <w:t>Cores have an independent interface to the front-side bus. Each core has its own cache memory. This allows OS (operating system) to have sufficient resources to handle intensive tasks in parallel.</w:t>
      </w:r>
    </w:p>
    <w:p w14:paraId="68DC45B8" w14:textId="77777777" w:rsidR="00DD4773" w:rsidRDefault="00C46FFF" w:rsidP="00C46FFF">
      <w:pPr>
        <w:shd w:val="clear" w:color="auto" w:fill="FFFFFF"/>
        <w:spacing w:after="0" w:line="240" w:lineRule="auto"/>
        <w:textAlignment w:val="baseline"/>
        <w:rPr>
          <w:rFonts w:ascii="Arial" w:eastAsia="Times New Roman" w:hAnsi="Arial" w:cs="Arial"/>
          <w:b/>
          <w:bCs/>
          <w:color w:val="273239"/>
          <w:spacing w:val="2"/>
          <w:sz w:val="26"/>
          <w:szCs w:val="26"/>
          <w:bdr w:val="none" w:sz="0" w:space="0" w:color="auto" w:frame="1"/>
        </w:rPr>
      </w:pPr>
      <w:r w:rsidRPr="00C46FFF">
        <w:rPr>
          <w:rFonts w:ascii="Arial" w:eastAsia="Times New Roman" w:hAnsi="Arial" w:cs="Arial"/>
          <w:b/>
          <w:bCs/>
          <w:color w:val="273239"/>
          <w:spacing w:val="2"/>
          <w:sz w:val="26"/>
          <w:szCs w:val="26"/>
          <w:bdr w:val="none" w:sz="0" w:space="0" w:color="auto" w:frame="1"/>
        </w:rPr>
        <w:t>2. </w:t>
      </w:r>
      <w:hyperlink r:id="rId5" w:tgtFrame="_blank" w:history="1">
        <w:r w:rsidRPr="00C46FFF">
          <w:rPr>
            <w:rFonts w:ascii="Arial" w:eastAsia="Times New Roman" w:hAnsi="Arial" w:cs="Arial"/>
            <w:color w:val="0000FF"/>
            <w:spacing w:val="2"/>
            <w:sz w:val="26"/>
            <w:szCs w:val="26"/>
            <w:u w:val="single"/>
            <w:bdr w:val="none" w:sz="0" w:space="0" w:color="auto" w:frame="1"/>
          </w:rPr>
          <w:t>Core 2 DUO Processors</w:t>
        </w:r>
      </w:hyperlink>
      <w:r w:rsidRPr="00C46FFF">
        <w:rPr>
          <w:rFonts w:ascii="Arial" w:eastAsia="Times New Roman" w:hAnsi="Arial" w:cs="Arial"/>
          <w:b/>
          <w:bCs/>
          <w:color w:val="273239"/>
          <w:spacing w:val="2"/>
          <w:sz w:val="26"/>
          <w:szCs w:val="26"/>
          <w:bdr w:val="none" w:sz="0" w:space="0" w:color="auto" w:frame="1"/>
        </w:rPr>
        <w:t> :</w:t>
      </w:r>
    </w:p>
    <w:p w14:paraId="54E38D39" w14:textId="5A7C2D22" w:rsidR="00C46FFF" w:rsidRPr="00C46FFF" w:rsidRDefault="00C46FFF" w:rsidP="00C46FFF">
      <w:pPr>
        <w:shd w:val="clear" w:color="auto" w:fill="FFFFFF"/>
        <w:spacing w:after="0" w:line="240" w:lineRule="auto"/>
        <w:textAlignment w:val="baseline"/>
        <w:rPr>
          <w:rFonts w:ascii="Arial" w:eastAsia="Times New Roman" w:hAnsi="Arial" w:cs="Arial"/>
          <w:color w:val="273239"/>
          <w:spacing w:val="2"/>
          <w:sz w:val="26"/>
          <w:szCs w:val="26"/>
        </w:rPr>
      </w:pPr>
      <w:r w:rsidRPr="00C46FFF">
        <w:rPr>
          <w:rFonts w:ascii="Arial" w:eastAsia="Times New Roman" w:hAnsi="Arial" w:cs="Arial"/>
          <w:color w:val="273239"/>
          <w:spacing w:val="2"/>
          <w:sz w:val="26"/>
          <w:szCs w:val="26"/>
        </w:rPr>
        <w:br/>
        <w:t>Core 2 Duo comes under series of dual-core processors which are invented by </w:t>
      </w:r>
      <w:r w:rsidRPr="00C46FFF">
        <w:rPr>
          <w:rFonts w:ascii="Arial" w:eastAsia="Times New Roman" w:hAnsi="Arial" w:cs="Arial"/>
          <w:b/>
          <w:bCs/>
          <w:color w:val="273239"/>
          <w:spacing w:val="2"/>
          <w:sz w:val="26"/>
          <w:szCs w:val="26"/>
          <w:bdr w:val="none" w:sz="0" w:space="0" w:color="auto" w:frame="1"/>
        </w:rPr>
        <w:t>Intel</w:t>
      </w:r>
      <w:r w:rsidRPr="00C46FFF">
        <w:rPr>
          <w:rFonts w:ascii="Arial" w:eastAsia="Times New Roman" w:hAnsi="Arial" w:cs="Arial"/>
          <w:color w:val="273239"/>
          <w:spacing w:val="2"/>
          <w:sz w:val="26"/>
          <w:szCs w:val="26"/>
        </w:rPr>
        <w:t xml:space="preserve">. Intel named its series as Pentium Dual Core during starting of dual core processors, which referred to </w:t>
      </w:r>
      <w:proofErr w:type="gramStart"/>
      <w:r w:rsidRPr="00C46FFF">
        <w:rPr>
          <w:rFonts w:ascii="Arial" w:eastAsia="Times New Roman" w:hAnsi="Arial" w:cs="Arial"/>
          <w:color w:val="273239"/>
          <w:spacing w:val="2"/>
          <w:sz w:val="26"/>
          <w:szCs w:val="26"/>
        </w:rPr>
        <w:t>companies</w:t>
      </w:r>
      <w:proofErr w:type="gramEnd"/>
      <w:r w:rsidRPr="00C46FFF">
        <w:rPr>
          <w:rFonts w:ascii="Arial" w:eastAsia="Times New Roman" w:hAnsi="Arial" w:cs="Arial"/>
          <w:color w:val="273239"/>
          <w:spacing w:val="2"/>
          <w:sz w:val="26"/>
          <w:szCs w:val="26"/>
        </w:rPr>
        <w:t xml:space="preserve"> dual cores. Number of up-gradation and improvement in Intel first series processors resulted in them calling their processors as Core 2 Duo, with duo hinting two processors that are found on processor. These are known as 1st generation of dual processors. For </w:t>
      </w:r>
      <w:proofErr w:type="gramStart"/>
      <w:r w:rsidRPr="00C46FFF">
        <w:rPr>
          <w:rFonts w:ascii="Arial" w:eastAsia="Times New Roman" w:hAnsi="Arial" w:cs="Arial"/>
          <w:b/>
          <w:bCs/>
          <w:color w:val="273239"/>
          <w:spacing w:val="2"/>
          <w:sz w:val="26"/>
          <w:szCs w:val="26"/>
          <w:bdr w:val="none" w:sz="0" w:space="0" w:color="auto" w:frame="1"/>
        </w:rPr>
        <w:t>example</w:t>
      </w:r>
      <w:proofErr w:type="gramEnd"/>
      <w:r w:rsidRPr="00C46FFF">
        <w:rPr>
          <w:rFonts w:ascii="Arial" w:eastAsia="Times New Roman" w:hAnsi="Arial" w:cs="Arial"/>
          <w:color w:val="273239"/>
          <w:spacing w:val="2"/>
          <w:sz w:val="26"/>
          <w:szCs w:val="26"/>
        </w:rPr>
        <w:t> AMD refers to its dual core processors as X2.</w:t>
      </w:r>
    </w:p>
    <w:p w14:paraId="38ADA2F1" w14:textId="77777777" w:rsidR="00C46FFF" w:rsidRPr="00C46FFF" w:rsidRDefault="00C46FFF" w:rsidP="00C46FFF">
      <w:pPr>
        <w:shd w:val="clear" w:color="auto" w:fill="FFFFFF"/>
        <w:spacing w:after="150" w:line="240" w:lineRule="auto"/>
        <w:textAlignment w:val="baseline"/>
        <w:rPr>
          <w:rFonts w:ascii="Arial" w:eastAsia="Times New Roman" w:hAnsi="Arial" w:cs="Arial"/>
          <w:color w:val="273239"/>
          <w:spacing w:val="2"/>
          <w:sz w:val="26"/>
          <w:szCs w:val="26"/>
        </w:rPr>
      </w:pPr>
      <w:r w:rsidRPr="00C46FFF">
        <w:rPr>
          <w:rFonts w:ascii="Arial" w:eastAsia="Times New Roman" w:hAnsi="Arial" w:cs="Arial"/>
          <w:color w:val="273239"/>
          <w:spacing w:val="2"/>
          <w:sz w:val="26"/>
          <w:szCs w:val="26"/>
        </w:rPr>
        <w:t xml:space="preserve">There were simply 2 Pentium 3 processors on single chip in Core 2 Duo. With advancement of processor technology by making it faster and better, company decided to differentiate it from their first generation processor by naming them as Core 2 Duo where </w:t>
      </w:r>
      <w:proofErr w:type="gramStart"/>
      <w:r w:rsidRPr="00C46FFF">
        <w:rPr>
          <w:rFonts w:ascii="Arial" w:eastAsia="Times New Roman" w:hAnsi="Arial" w:cs="Arial"/>
          <w:color w:val="273239"/>
          <w:spacing w:val="2"/>
          <w:sz w:val="26"/>
          <w:szCs w:val="26"/>
        </w:rPr>
        <w:t>this  2</w:t>
      </w:r>
      <w:proofErr w:type="gramEnd"/>
      <w:r w:rsidRPr="00C46FFF">
        <w:rPr>
          <w:rFonts w:ascii="Arial" w:eastAsia="Times New Roman" w:hAnsi="Arial" w:cs="Arial"/>
          <w:color w:val="273239"/>
          <w:spacing w:val="2"/>
          <w:sz w:val="26"/>
          <w:szCs w:val="26"/>
        </w:rPr>
        <w:t xml:space="preserve"> refers to 2nd generation of processors.</w:t>
      </w:r>
    </w:p>
    <w:p w14:paraId="7850CC37" w14:textId="77777777" w:rsidR="00C46FFF" w:rsidRPr="00C46FFF" w:rsidRDefault="00C46FFF" w:rsidP="00C46FFF">
      <w:pPr>
        <w:shd w:val="clear" w:color="auto" w:fill="FFFFFF"/>
        <w:spacing w:after="0" w:line="240" w:lineRule="auto"/>
        <w:textAlignment w:val="baseline"/>
        <w:rPr>
          <w:rFonts w:ascii="Arial" w:eastAsia="Times New Roman" w:hAnsi="Arial" w:cs="Arial"/>
          <w:color w:val="273239"/>
          <w:spacing w:val="2"/>
          <w:sz w:val="26"/>
          <w:szCs w:val="26"/>
        </w:rPr>
      </w:pPr>
      <w:r w:rsidRPr="00C46FFF">
        <w:rPr>
          <w:rFonts w:ascii="Arial" w:eastAsia="Times New Roman" w:hAnsi="Arial" w:cs="Arial"/>
          <w:color w:val="273239"/>
          <w:spacing w:val="2"/>
          <w:sz w:val="26"/>
          <w:szCs w:val="26"/>
        </w:rPr>
        <w:lastRenderedPageBreak/>
        <w:br/>
      </w:r>
      <w:r w:rsidRPr="00C46FFF">
        <w:rPr>
          <w:rFonts w:ascii="Arial" w:eastAsia="Times New Roman" w:hAnsi="Arial" w:cs="Arial"/>
          <w:color w:val="273239"/>
          <w:spacing w:val="2"/>
          <w:sz w:val="26"/>
          <w:szCs w:val="26"/>
        </w:rPr>
        <w:br/>
      </w:r>
      <w:r w:rsidRPr="00C46FFF">
        <w:rPr>
          <w:rFonts w:ascii="Arial" w:eastAsia="Times New Roman" w:hAnsi="Arial" w:cs="Arial"/>
          <w:b/>
          <w:bCs/>
          <w:color w:val="273239"/>
          <w:spacing w:val="2"/>
          <w:sz w:val="26"/>
          <w:szCs w:val="26"/>
          <w:bdr w:val="none" w:sz="0" w:space="0" w:color="auto" w:frame="1"/>
        </w:rPr>
        <w:t xml:space="preserve">Difference between the Dual Core processors and Core 2 DUO </w:t>
      </w:r>
      <w:proofErr w:type="gramStart"/>
      <w:r w:rsidRPr="00C46FFF">
        <w:rPr>
          <w:rFonts w:ascii="Arial" w:eastAsia="Times New Roman" w:hAnsi="Arial" w:cs="Arial"/>
          <w:b/>
          <w:bCs/>
          <w:color w:val="273239"/>
          <w:spacing w:val="2"/>
          <w:sz w:val="26"/>
          <w:szCs w:val="26"/>
          <w:bdr w:val="none" w:sz="0" w:space="0" w:color="auto" w:frame="1"/>
        </w:rPr>
        <w:t>processors :</w:t>
      </w:r>
      <w:proofErr w:type="gramEnd"/>
    </w:p>
    <w:tbl>
      <w:tblPr>
        <w:tblW w:w="10092" w:type="dxa"/>
        <w:jc w:val="center"/>
        <w:tblCellMar>
          <w:left w:w="0" w:type="dxa"/>
          <w:right w:w="0" w:type="dxa"/>
        </w:tblCellMar>
        <w:tblLook w:val="04A0" w:firstRow="1" w:lastRow="0" w:firstColumn="1" w:lastColumn="0" w:noHBand="0" w:noVBand="1"/>
      </w:tblPr>
      <w:tblGrid>
        <w:gridCol w:w="613"/>
        <w:gridCol w:w="1743"/>
        <w:gridCol w:w="3628"/>
        <w:gridCol w:w="4108"/>
      </w:tblGrid>
      <w:tr w:rsidR="00C46FFF" w:rsidRPr="00C46FFF" w14:paraId="4FA7863E" w14:textId="77777777" w:rsidTr="00C46FFF">
        <w:trPr>
          <w:jc w:val="center"/>
        </w:trPr>
        <w:tc>
          <w:tcPr>
            <w:tcW w:w="0" w:type="auto"/>
            <w:tcBorders>
              <w:top w:val="nil"/>
              <w:left w:val="nil"/>
              <w:bottom w:val="nil"/>
              <w:right w:val="nil"/>
            </w:tcBorders>
            <w:vAlign w:val="bottom"/>
            <w:hideMark/>
          </w:tcPr>
          <w:p w14:paraId="4EB763EC" w14:textId="77777777" w:rsidR="00C46FFF" w:rsidRPr="00C46FFF" w:rsidRDefault="00C46FFF" w:rsidP="00C46FFF">
            <w:pPr>
              <w:spacing w:after="0" w:line="240" w:lineRule="auto"/>
              <w:rPr>
                <w:rFonts w:ascii="Times New Roman" w:eastAsia="Times New Roman" w:hAnsi="Times New Roman" w:cs="Times New Roman"/>
                <w:sz w:val="26"/>
                <w:szCs w:val="26"/>
              </w:rPr>
            </w:pPr>
            <w:proofErr w:type="spellStart"/>
            <w:r w:rsidRPr="00C46FFF">
              <w:rPr>
                <w:rFonts w:ascii="Times New Roman" w:eastAsia="Times New Roman" w:hAnsi="Times New Roman" w:cs="Times New Roman"/>
                <w:sz w:val="26"/>
                <w:szCs w:val="26"/>
              </w:rPr>
              <w:t>S.No</w:t>
            </w:r>
            <w:proofErr w:type="spellEnd"/>
            <w:r w:rsidRPr="00C46FFF">
              <w:rPr>
                <w:rFonts w:ascii="Times New Roman" w:eastAsia="Times New Roman" w:hAnsi="Times New Roman" w:cs="Times New Roman"/>
                <w:sz w:val="26"/>
                <w:szCs w:val="26"/>
              </w:rPr>
              <w:t>.</w:t>
            </w:r>
          </w:p>
        </w:tc>
        <w:tc>
          <w:tcPr>
            <w:tcW w:w="0" w:type="auto"/>
            <w:tcBorders>
              <w:top w:val="nil"/>
              <w:left w:val="nil"/>
              <w:bottom w:val="nil"/>
              <w:right w:val="nil"/>
            </w:tcBorders>
            <w:vAlign w:val="bottom"/>
            <w:hideMark/>
          </w:tcPr>
          <w:p w14:paraId="6C813E02" w14:textId="77777777" w:rsidR="00C46FFF" w:rsidRPr="00C46FFF" w:rsidRDefault="00C46FFF" w:rsidP="00C46FFF">
            <w:pPr>
              <w:spacing w:after="0" w:line="240" w:lineRule="auto"/>
              <w:rPr>
                <w:rFonts w:ascii="Times New Roman" w:eastAsia="Times New Roman" w:hAnsi="Times New Roman" w:cs="Times New Roman"/>
                <w:sz w:val="26"/>
                <w:szCs w:val="26"/>
              </w:rPr>
            </w:pPr>
            <w:r w:rsidRPr="00C46FFF">
              <w:rPr>
                <w:rFonts w:ascii="Times New Roman" w:eastAsia="Times New Roman" w:hAnsi="Times New Roman" w:cs="Times New Roman"/>
                <w:sz w:val="26"/>
                <w:szCs w:val="26"/>
              </w:rPr>
              <w:t>COMPARISON</w:t>
            </w:r>
          </w:p>
        </w:tc>
        <w:tc>
          <w:tcPr>
            <w:tcW w:w="0" w:type="auto"/>
            <w:tcBorders>
              <w:top w:val="nil"/>
              <w:left w:val="nil"/>
              <w:bottom w:val="nil"/>
              <w:right w:val="nil"/>
            </w:tcBorders>
            <w:vAlign w:val="bottom"/>
            <w:hideMark/>
          </w:tcPr>
          <w:p w14:paraId="3534B46F" w14:textId="77777777" w:rsidR="00C46FFF" w:rsidRPr="00C46FFF" w:rsidRDefault="00C46FFF" w:rsidP="00C46FFF">
            <w:pPr>
              <w:spacing w:after="0" w:line="240" w:lineRule="auto"/>
              <w:rPr>
                <w:rFonts w:ascii="Times New Roman" w:eastAsia="Times New Roman" w:hAnsi="Times New Roman" w:cs="Times New Roman"/>
                <w:sz w:val="26"/>
                <w:szCs w:val="26"/>
              </w:rPr>
            </w:pPr>
            <w:r w:rsidRPr="00C46FFF">
              <w:rPr>
                <w:rFonts w:ascii="Times New Roman" w:eastAsia="Times New Roman" w:hAnsi="Times New Roman" w:cs="Times New Roman"/>
                <w:sz w:val="26"/>
                <w:szCs w:val="26"/>
              </w:rPr>
              <w:t>DUAL CORE PROCESSORS</w:t>
            </w:r>
          </w:p>
        </w:tc>
        <w:tc>
          <w:tcPr>
            <w:tcW w:w="0" w:type="auto"/>
            <w:tcBorders>
              <w:top w:val="nil"/>
              <w:left w:val="nil"/>
              <w:bottom w:val="nil"/>
              <w:right w:val="nil"/>
            </w:tcBorders>
            <w:vAlign w:val="bottom"/>
            <w:hideMark/>
          </w:tcPr>
          <w:p w14:paraId="41FADAC5" w14:textId="77777777" w:rsidR="00C46FFF" w:rsidRPr="00C46FFF" w:rsidRDefault="00C46FFF" w:rsidP="00C46FFF">
            <w:pPr>
              <w:spacing w:after="0" w:line="240" w:lineRule="auto"/>
              <w:rPr>
                <w:rFonts w:ascii="Times New Roman" w:eastAsia="Times New Roman" w:hAnsi="Times New Roman" w:cs="Times New Roman"/>
                <w:sz w:val="26"/>
                <w:szCs w:val="26"/>
              </w:rPr>
            </w:pPr>
            <w:r w:rsidRPr="00C46FFF">
              <w:rPr>
                <w:rFonts w:ascii="Times New Roman" w:eastAsia="Times New Roman" w:hAnsi="Times New Roman" w:cs="Times New Roman"/>
                <w:sz w:val="26"/>
                <w:szCs w:val="26"/>
              </w:rPr>
              <w:t>CORE 2 DUO PROCESSORS</w:t>
            </w:r>
          </w:p>
        </w:tc>
      </w:tr>
      <w:tr w:rsidR="00C46FFF" w:rsidRPr="00C46FFF" w14:paraId="4373E119" w14:textId="77777777" w:rsidTr="00C46FFF">
        <w:trPr>
          <w:jc w:val="center"/>
        </w:trPr>
        <w:tc>
          <w:tcPr>
            <w:tcW w:w="0" w:type="auto"/>
            <w:tcBorders>
              <w:top w:val="nil"/>
              <w:left w:val="nil"/>
              <w:bottom w:val="nil"/>
              <w:right w:val="nil"/>
            </w:tcBorders>
            <w:tcMar>
              <w:top w:w="210" w:type="dxa"/>
              <w:left w:w="150" w:type="dxa"/>
              <w:bottom w:w="210" w:type="dxa"/>
              <w:right w:w="150" w:type="dxa"/>
            </w:tcMar>
            <w:vAlign w:val="bottom"/>
            <w:hideMark/>
          </w:tcPr>
          <w:p w14:paraId="68D5C7B8"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01.</w:t>
            </w:r>
          </w:p>
        </w:tc>
        <w:tc>
          <w:tcPr>
            <w:tcW w:w="0" w:type="auto"/>
            <w:tcBorders>
              <w:top w:val="nil"/>
              <w:left w:val="nil"/>
              <w:bottom w:val="nil"/>
              <w:right w:val="nil"/>
            </w:tcBorders>
            <w:tcMar>
              <w:top w:w="210" w:type="dxa"/>
              <w:left w:w="150" w:type="dxa"/>
              <w:bottom w:w="210" w:type="dxa"/>
              <w:right w:w="150" w:type="dxa"/>
            </w:tcMar>
            <w:vAlign w:val="bottom"/>
            <w:hideMark/>
          </w:tcPr>
          <w:p w14:paraId="6C5BDDD2"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History</w:t>
            </w:r>
          </w:p>
        </w:tc>
        <w:tc>
          <w:tcPr>
            <w:tcW w:w="0" w:type="auto"/>
            <w:tcBorders>
              <w:top w:val="nil"/>
              <w:left w:val="nil"/>
              <w:bottom w:val="nil"/>
              <w:right w:val="nil"/>
            </w:tcBorders>
            <w:tcMar>
              <w:top w:w="210" w:type="dxa"/>
              <w:left w:w="150" w:type="dxa"/>
              <w:bottom w:w="210" w:type="dxa"/>
              <w:right w:w="150" w:type="dxa"/>
            </w:tcMar>
            <w:vAlign w:val="bottom"/>
            <w:hideMark/>
          </w:tcPr>
          <w:p w14:paraId="1B59A46C"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It comes under Multi core processor.</w:t>
            </w:r>
          </w:p>
        </w:tc>
        <w:tc>
          <w:tcPr>
            <w:tcW w:w="0" w:type="auto"/>
            <w:tcBorders>
              <w:top w:val="nil"/>
              <w:left w:val="nil"/>
              <w:bottom w:val="nil"/>
              <w:right w:val="nil"/>
            </w:tcBorders>
            <w:tcMar>
              <w:top w:w="210" w:type="dxa"/>
              <w:left w:w="150" w:type="dxa"/>
              <w:bottom w:w="210" w:type="dxa"/>
              <w:right w:w="150" w:type="dxa"/>
            </w:tcMar>
            <w:vAlign w:val="bottom"/>
            <w:hideMark/>
          </w:tcPr>
          <w:p w14:paraId="590582B3"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It is the extensive version of Dual core processor.</w:t>
            </w:r>
          </w:p>
        </w:tc>
      </w:tr>
      <w:tr w:rsidR="00C46FFF" w:rsidRPr="00C46FFF" w14:paraId="6F5598BB" w14:textId="77777777" w:rsidTr="00C46FFF">
        <w:trPr>
          <w:jc w:val="center"/>
        </w:trPr>
        <w:tc>
          <w:tcPr>
            <w:tcW w:w="0" w:type="auto"/>
            <w:tcBorders>
              <w:top w:val="nil"/>
              <w:left w:val="nil"/>
              <w:bottom w:val="nil"/>
              <w:right w:val="nil"/>
            </w:tcBorders>
            <w:tcMar>
              <w:top w:w="210" w:type="dxa"/>
              <w:left w:w="150" w:type="dxa"/>
              <w:bottom w:w="210" w:type="dxa"/>
              <w:right w:w="150" w:type="dxa"/>
            </w:tcMar>
            <w:vAlign w:val="bottom"/>
            <w:hideMark/>
          </w:tcPr>
          <w:p w14:paraId="4F8F4E47"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02.</w:t>
            </w:r>
          </w:p>
        </w:tc>
        <w:tc>
          <w:tcPr>
            <w:tcW w:w="0" w:type="auto"/>
            <w:tcBorders>
              <w:top w:val="nil"/>
              <w:left w:val="nil"/>
              <w:bottom w:val="nil"/>
              <w:right w:val="nil"/>
            </w:tcBorders>
            <w:tcMar>
              <w:top w:w="210" w:type="dxa"/>
              <w:left w:w="150" w:type="dxa"/>
              <w:bottom w:w="210" w:type="dxa"/>
              <w:right w:w="150" w:type="dxa"/>
            </w:tcMar>
            <w:vAlign w:val="bottom"/>
            <w:hideMark/>
          </w:tcPr>
          <w:p w14:paraId="47BADD99"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Performance</w:t>
            </w:r>
          </w:p>
        </w:tc>
        <w:tc>
          <w:tcPr>
            <w:tcW w:w="0" w:type="auto"/>
            <w:tcBorders>
              <w:top w:val="nil"/>
              <w:left w:val="nil"/>
              <w:bottom w:val="nil"/>
              <w:right w:val="nil"/>
            </w:tcBorders>
            <w:tcMar>
              <w:top w:w="210" w:type="dxa"/>
              <w:left w:w="150" w:type="dxa"/>
              <w:bottom w:w="210" w:type="dxa"/>
              <w:right w:w="150" w:type="dxa"/>
            </w:tcMar>
            <w:vAlign w:val="bottom"/>
            <w:hideMark/>
          </w:tcPr>
          <w:p w14:paraId="66D40E52"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In comparison with previous processors, Dual core is better than all.</w:t>
            </w:r>
          </w:p>
        </w:tc>
        <w:tc>
          <w:tcPr>
            <w:tcW w:w="0" w:type="auto"/>
            <w:tcBorders>
              <w:top w:val="nil"/>
              <w:left w:val="nil"/>
              <w:bottom w:val="nil"/>
              <w:right w:val="nil"/>
            </w:tcBorders>
            <w:tcMar>
              <w:top w:w="210" w:type="dxa"/>
              <w:left w:w="150" w:type="dxa"/>
              <w:bottom w:w="210" w:type="dxa"/>
              <w:right w:w="150" w:type="dxa"/>
            </w:tcMar>
            <w:vAlign w:val="bottom"/>
            <w:hideMark/>
          </w:tcPr>
          <w:p w14:paraId="70365486"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Core 2 duo has better performance than Dual core as it has better overclock ability than Dual core.</w:t>
            </w:r>
          </w:p>
        </w:tc>
      </w:tr>
      <w:tr w:rsidR="00C46FFF" w:rsidRPr="00C46FFF" w14:paraId="109D17FE" w14:textId="77777777" w:rsidTr="00C46FFF">
        <w:trPr>
          <w:jc w:val="center"/>
        </w:trPr>
        <w:tc>
          <w:tcPr>
            <w:tcW w:w="0" w:type="auto"/>
            <w:tcBorders>
              <w:top w:val="nil"/>
              <w:left w:val="nil"/>
              <w:bottom w:val="nil"/>
              <w:right w:val="nil"/>
            </w:tcBorders>
            <w:tcMar>
              <w:top w:w="210" w:type="dxa"/>
              <w:left w:w="150" w:type="dxa"/>
              <w:bottom w:w="210" w:type="dxa"/>
              <w:right w:w="150" w:type="dxa"/>
            </w:tcMar>
            <w:vAlign w:val="bottom"/>
            <w:hideMark/>
          </w:tcPr>
          <w:p w14:paraId="41D1281B"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03.</w:t>
            </w:r>
          </w:p>
        </w:tc>
        <w:tc>
          <w:tcPr>
            <w:tcW w:w="0" w:type="auto"/>
            <w:tcBorders>
              <w:top w:val="nil"/>
              <w:left w:val="nil"/>
              <w:bottom w:val="nil"/>
              <w:right w:val="nil"/>
            </w:tcBorders>
            <w:tcMar>
              <w:top w:w="210" w:type="dxa"/>
              <w:left w:w="150" w:type="dxa"/>
              <w:bottom w:w="210" w:type="dxa"/>
              <w:right w:w="150" w:type="dxa"/>
            </w:tcMar>
            <w:vAlign w:val="bottom"/>
            <w:hideMark/>
          </w:tcPr>
          <w:p w14:paraId="0FFC7C7D"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Cache Memory</w:t>
            </w:r>
          </w:p>
        </w:tc>
        <w:tc>
          <w:tcPr>
            <w:tcW w:w="0" w:type="auto"/>
            <w:tcBorders>
              <w:top w:val="nil"/>
              <w:left w:val="nil"/>
              <w:bottom w:val="nil"/>
              <w:right w:val="nil"/>
            </w:tcBorders>
            <w:tcMar>
              <w:top w:w="210" w:type="dxa"/>
              <w:left w:w="150" w:type="dxa"/>
              <w:bottom w:w="210" w:type="dxa"/>
              <w:right w:w="150" w:type="dxa"/>
            </w:tcMar>
            <w:vAlign w:val="bottom"/>
            <w:hideMark/>
          </w:tcPr>
          <w:p w14:paraId="6440715E" w14:textId="19FF6FBB"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In Dual core processor we have 3 MB of cache memory.</w:t>
            </w:r>
          </w:p>
        </w:tc>
        <w:tc>
          <w:tcPr>
            <w:tcW w:w="0" w:type="auto"/>
            <w:tcBorders>
              <w:top w:val="nil"/>
              <w:left w:val="nil"/>
              <w:bottom w:val="nil"/>
              <w:right w:val="nil"/>
            </w:tcBorders>
            <w:tcMar>
              <w:top w:w="210" w:type="dxa"/>
              <w:left w:w="150" w:type="dxa"/>
              <w:bottom w:w="210" w:type="dxa"/>
              <w:right w:w="150" w:type="dxa"/>
            </w:tcMar>
            <w:vAlign w:val="bottom"/>
            <w:hideMark/>
          </w:tcPr>
          <w:p w14:paraId="174A1890" w14:textId="776E12ED"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In Core 2 Duo processor we have 6 MB of cache memory.</w:t>
            </w:r>
          </w:p>
        </w:tc>
      </w:tr>
      <w:tr w:rsidR="00C46FFF" w:rsidRPr="00C46FFF" w14:paraId="08DF85CC" w14:textId="77777777" w:rsidTr="00C46FFF">
        <w:trPr>
          <w:jc w:val="center"/>
        </w:trPr>
        <w:tc>
          <w:tcPr>
            <w:tcW w:w="0" w:type="auto"/>
            <w:tcBorders>
              <w:top w:val="nil"/>
              <w:left w:val="nil"/>
              <w:bottom w:val="nil"/>
              <w:right w:val="nil"/>
            </w:tcBorders>
            <w:tcMar>
              <w:top w:w="210" w:type="dxa"/>
              <w:left w:w="150" w:type="dxa"/>
              <w:bottom w:w="210" w:type="dxa"/>
              <w:right w:w="150" w:type="dxa"/>
            </w:tcMar>
            <w:vAlign w:val="bottom"/>
            <w:hideMark/>
          </w:tcPr>
          <w:p w14:paraId="75AE3048"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04.</w:t>
            </w:r>
          </w:p>
        </w:tc>
        <w:tc>
          <w:tcPr>
            <w:tcW w:w="0" w:type="auto"/>
            <w:tcBorders>
              <w:top w:val="nil"/>
              <w:left w:val="nil"/>
              <w:bottom w:val="nil"/>
              <w:right w:val="nil"/>
            </w:tcBorders>
            <w:tcMar>
              <w:top w:w="210" w:type="dxa"/>
              <w:left w:w="150" w:type="dxa"/>
              <w:bottom w:w="210" w:type="dxa"/>
              <w:right w:w="150" w:type="dxa"/>
            </w:tcMar>
            <w:vAlign w:val="bottom"/>
            <w:hideMark/>
          </w:tcPr>
          <w:p w14:paraId="367F1F29"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Overclock</w:t>
            </w:r>
          </w:p>
        </w:tc>
        <w:tc>
          <w:tcPr>
            <w:tcW w:w="0" w:type="auto"/>
            <w:tcBorders>
              <w:top w:val="nil"/>
              <w:left w:val="nil"/>
              <w:bottom w:val="nil"/>
              <w:right w:val="nil"/>
            </w:tcBorders>
            <w:tcMar>
              <w:top w:w="210" w:type="dxa"/>
              <w:left w:w="150" w:type="dxa"/>
              <w:bottom w:w="210" w:type="dxa"/>
              <w:right w:w="150" w:type="dxa"/>
            </w:tcMar>
            <w:vAlign w:val="bottom"/>
            <w:hideMark/>
          </w:tcPr>
          <w:p w14:paraId="45DB3C0A"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In this processor we can overclock the CPU up to 3.12GHz (approximate value).</w:t>
            </w:r>
          </w:p>
        </w:tc>
        <w:tc>
          <w:tcPr>
            <w:tcW w:w="0" w:type="auto"/>
            <w:tcBorders>
              <w:top w:val="nil"/>
              <w:left w:val="nil"/>
              <w:bottom w:val="nil"/>
              <w:right w:val="nil"/>
            </w:tcBorders>
            <w:tcMar>
              <w:top w:w="210" w:type="dxa"/>
              <w:left w:w="150" w:type="dxa"/>
              <w:bottom w:w="210" w:type="dxa"/>
              <w:right w:w="150" w:type="dxa"/>
            </w:tcMar>
            <w:vAlign w:val="bottom"/>
            <w:hideMark/>
          </w:tcPr>
          <w:p w14:paraId="069B24CD"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In Core 2 Duo processor we can overclock it up to 4.0GHz.</w:t>
            </w:r>
          </w:p>
        </w:tc>
      </w:tr>
      <w:tr w:rsidR="00C46FFF" w:rsidRPr="00C46FFF" w14:paraId="7300B7F7" w14:textId="77777777" w:rsidTr="00C46FFF">
        <w:trPr>
          <w:jc w:val="center"/>
        </w:trPr>
        <w:tc>
          <w:tcPr>
            <w:tcW w:w="0" w:type="auto"/>
            <w:tcBorders>
              <w:top w:val="nil"/>
              <w:left w:val="nil"/>
              <w:bottom w:val="nil"/>
              <w:right w:val="nil"/>
            </w:tcBorders>
            <w:tcMar>
              <w:top w:w="210" w:type="dxa"/>
              <w:left w:w="150" w:type="dxa"/>
              <w:bottom w:w="210" w:type="dxa"/>
              <w:right w:w="150" w:type="dxa"/>
            </w:tcMar>
            <w:vAlign w:val="bottom"/>
            <w:hideMark/>
          </w:tcPr>
          <w:p w14:paraId="021C94DE"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05.</w:t>
            </w:r>
          </w:p>
        </w:tc>
        <w:tc>
          <w:tcPr>
            <w:tcW w:w="0" w:type="auto"/>
            <w:tcBorders>
              <w:top w:val="nil"/>
              <w:left w:val="nil"/>
              <w:bottom w:val="nil"/>
              <w:right w:val="nil"/>
            </w:tcBorders>
            <w:tcMar>
              <w:top w:w="210" w:type="dxa"/>
              <w:left w:w="150" w:type="dxa"/>
              <w:bottom w:w="210" w:type="dxa"/>
              <w:right w:w="150" w:type="dxa"/>
            </w:tcMar>
            <w:vAlign w:val="bottom"/>
            <w:hideMark/>
          </w:tcPr>
          <w:p w14:paraId="1D87AD24"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Cost</w:t>
            </w:r>
          </w:p>
        </w:tc>
        <w:tc>
          <w:tcPr>
            <w:tcW w:w="0" w:type="auto"/>
            <w:tcBorders>
              <w:top w:val="nil"/>
              <w:left w:val="nil"/>
              <w:bottom w:val="nil"/>
              <w:right w:val="nil"/>
            </w:tcBorders>
            <w:tcMar>
              <w:top w:w="210" w:type="dxa"/>
              <w:left w:w="150" w:type="dxa"/>
              <w:bottom w:w="210" w:type="dxa"/>
              <w:right w:w="150" w:type="dxa"/>
            </w:tcMar>
            <w:vAlign w:val="bottom"/>
            <w:hideMark/>
          </w:tcPr>
          <w:p w14:paraId="790A0329"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It costs up to 4899 (2.8GHz) according to speed and other specification in current market.</w:t>
            </w:r>
          </w:p>
        </w:tc>
        <w:tc>
          <w:tcPr>
            <w:tcW w:w="0" w:type="auto"/>
            <w:tcBorders>
              <w:top w:val="nil"/>
              <w:left w:val="nil"/>
              <w:bottom w:val="nil"/>
              <w:right w:val="nil"/>
            </w:tcBorders>
            <w:tcMar>
              <w:top w:w="210" w:type="dxa"/>
              <w:left w:w="150" w:type="dxa"/>
              <w:bottom w:w="210" w:type="dxa"/>
              <w:right w:w="150" w:type="dxa"/>
            </w:tcMar>
            <w:vAlign w:val="bottom"/>
            <w:hideMark/>
          </w:tcPr>
          <w:p w14:paraId="10283EDF"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Core 2 Duo costs up to 1396 (4.0GHz) according to speed and other specification in current market.</w:t>
            </w:r>
          </w:p>
        </w:tc>
      </w:tr>
      <w:tr w:rsidR="00C46FFF" w:rsidRPr="00C46FFF" w14:paraId="547106B2" w14:textId="77777777" w:rsidTr="00C46FFF">
        <w:trPr>
          <w:jc w:val="center"/>
        </w:trPr>
        <w:tc>
          <w:tcPr>
            <w:tcW w:w="0" w:type="auto"/>
            <w:tcBorders>
              <w:top w:val="nil"/>
              <w:left w:val="nil"/>
              <w:bottom w:val="nil"/>
              <w:right w:val="nil"/>
            </w:tcBorders>
            <w:tcMar>
              <w:top w:w="210" w:type="dxa"/>
              <w:left w:w="150" w:type="dxa"/>
              <w:bottom w:w="210" w:type="dxa"/>
              <w:right w:w="150" w:type="dxa"/>
            </w:tcMar>
            <w:vAlign w:val="bottom"/>
            <w:hideMark/>
          </w:tcPr>
          <w:p w14:paraId="7D9E7F74"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06.</w:t>
            </w:r>
          </w:p>
        </w:tc>
        <w:tc>
          <w:tcPr>
            <w:tcW w:w="0" w:type="auto"/>
            <w:tcBorders>
              <w:top w:val="nil"/>
              <w:left w:val="nil"/>
              <w:bottom w:val="nil"/>
              <w:right w:val="nil"/>
            </w:tcBorders>
            <w:tcMar>
              <w:top w:w="210" w:type="dxa"/>
              <w:left w:w="150" w:type="dxa"/>
              <w:bottom w:w="210" w:type="dxa"/>
              <w:right w:w="150" w:type="dxa"/>
            </w:tcMar>
            <w:vAlign w:val="bottom"/>
            <w:hideMark/>
          </w:tcPr>
          <w:p w14:paraId="448C87BE"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Execution</w:t>
            </w:r>
          </w:p>
        </w:tc>
        <w:tc>
          <w:tcPr>
            <w:tcW w:w="0" w:type="auto"/>
            <w:tcBorders>
              <w:top w:val="nil"/>
              <w:left w:val="nil"/>
              <w:bottom w:val="nil"/>
              <w:right w:val="nil"/>
            </w:tcBorders>
            <w:tcMar>
              <w:top w:w="210" w:type="dxa"/>
              <w:left w:w="150" w:type="dxa"/>
              <w:bottom w:w="210" w:type="dxa"/>
              <w:right w:w="150" w:type="dxa"/>
            </w:tcMar>
            <w:vAlign w:val="bottom"/>
            <w:hideMark/>
          </w:tcPr>
          <w:p w14:paraId="5E404E93"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It has two complete execution cores.</w:t>
            </w:r>
          </w:p>
        </w:tc>
        <w:tc>
          <w:tcPr>
            <w:tcW w:w="0" w:type="auto"/>
            <w:tcBorders>
              <w:top w:val="nil"/>
              <w:left w:val="nil"/>
              <w:bottom w:val="nil"/>
              <w:right w:val="nil"/>
            </w:tcBorders>
            <w:tcMar>
              <w:top w:w="210" w:type="dxa"/>
              <w:left w:w="150" w:type="dxa"/>
              <w:bottom w:w="210" w:type="dxa"/>
              <w:right w:w="150" w:type="dxa"/>
            </w:tcMar>
            <w:vAlign w:val="bottom"/>
            <w:hideMark/>
          </w:tcPr>
          <w:p w14:paraId="64135356"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 xml:space="preserve">Due to high clock speed/overclock ability, it can execute multiple </w:t>
            </w:r>
            <w:proofErr w:type="gramStart"/>
            <w:r w:rsidRPr="00C46FFF">
              <w:rPr>
                <w:rFonts w:ascii="Times New Roman" w:eastAsia="Times New Roman" w:hAnsi="Times New Roman" w:cs="Times New Roman"/>
                <w:sz w:val="25"/>
                <w:szCs w:val="25"/>
              </w:rPr>
              <w:t>task</w:t>
            </w:r>
            <w:proofErr w:type="gramEnd"/>
            <w:r w:rsidRPr="00C46FFF">
              <w:rPr>
                <w:rFonts w:ascii="Times New Roman" w:eastAsia="Times New Roman" w:hAnsi="Times New Roman" w:cs="Times New Roman"/>
                <w:sz w:val="25"/>
                <w:szCs w:val="25"/>
              </w:rPr>
              <w:t xml:space="preserve"> parallelly.</w:t>
            </w:r>
          </w:p>
        </w:tc>
      </w:tr>
      <w:tr w:rsidR="00C46FFF" w:rsidRPr="00C46FFF" w14:paraId="75314738" w14:textId="77777777" w:rsidTr="00C46FFF">
        <w:trPr>
          <w:jc w:val="center"/>
        </w:trPr>
        <w:tc>
          <w:tcPr>
            <w:tcW w:w="0" w:type="auto"/>
            <w:tcBorders>
              <w:top w:val="nil"/>
              <w:left w:val="nil"/>
              <w:bottom w:val="nil"/>
              <w:right w:val="nil"/>
            </w:tcBorders>
            <w:tcMar>
              <w:top w:w="210" w:type="dxa"/>
              <w:left w:w="150" w:type="dxa"/>
              <w:bottom w:w="210" w:type="dxa"/>
              <w:right w:w="150" w:type="dxa"/>
            </w:tcMar>
            <w:vAlign w:val="bottom"/>
            <w:hideMark/>
          </w:tcPr>
          <w:p w14:paraId="0F1ACF8E"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07</w:t>
            </w:r>
          </w:p>
        </w:tc>
        <w:tc>
          <w:tcPr>
            <w:tcW w:w="0" w:type="auto"/>
            <w:tcBorders>
              <w:top w:val="nil"/>
              <w:left w:val="nil"/>
              <w:bottom w:val="nil"/>
              <w:right w:val="nil"/>
            </w:tcBorders>
            <w:tcMar>
              <w:top w:w="210" w:type="dxa"/>
              <w:left w:w="150" w:type="dxa"/>
              <w:bottom w:w="210" w:type="dxa"/>
              <w:right w:w="150" w:type="dxa"/>
            </w:tcMar>
            <w:vAlign w:val="bottom"/>
            <w:hideMark/>
          </w:tcPr>
          <w:p w14:paraId="12993BDA"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Example</w:t>
            </w:r>
          </w:p>
        </w:tc>
        <w:tc>
          <w:tcPr>
            <w:tcW w:w="0" w:type="auto"/>
            <w:tcBorders>
              <w:top w:val="nil"/>
              <w:left w:val="nil"/>
              <w:bottom w:val="nil"/>
              <w:right w:val="nil"/>
            </w:tcBorders>
            <w:tcMar>
              <w:top w:w="210" w:type="dxa"/>
              <w:left w:w="150" w:type="dxa"/>
              <w:bottom w:w="210" w:type="dxa"/>
              <w:right w:w="150" w:type="dxa"/>
            </w:tcMar>
            <w:vAlign w:val="bottom"/>
            <w:hideMark/>
          </w:tcPr>
          <w:p w14:paraId="1B99D5B1"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Intel G530 Dual Core.</w:t>
            </w:r>
          </w:p>
        </w:tc>
        <w:tc>
          <w:tcPr>
            <w:tcW w:w="0" w:type="auto"/>
            <w:tcBorders>
              <w:top w:val="nil"/>
              <w:left w:val="nil"/>
              <w:bottom w:val="nil"/>
              <w:right w:val="nil"/>
            </w:tcBorders>
            <w:tcMar>
              <w:top w:w="210" w:type="dxa"/>
              <w:left w:w="150" w:type="dxa"/>
              <w:bottom w:w="210" w:type="dxa"/>
              <w:right w:w="150" w:type="dxa"/>
            </w:tcMar>
            <w:vAlign w:val="bottom"/>
            <w:hideMark/>
          </w:tcPr>
          <w:p w14:paraId="77A7A351"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Intel Core 2 duo T8100.</w:t>
            </w:r>
          </w:p>
        </w:tc>
      </w:tr>
    </w:tbl>
    <w:p w14:paraId="2813AADE" w14:textId="4AE380FD" w:rsidR="00000000" w:rsidRDefault="00000000"/>
    <w:p w14:paraId="0A81A3F1" w14:textId="77777777" w:rsidR="00C46FFF" w:rsidRPr="00C46FFF" w:rsidRDefault="00C46FFF" w:rsidP="00C46FFF">
      <w:pPr>
        <w:spacing w:after="0" w:line="240" w:lineRule="auto"/>
        <w:textAlignment w:val="baseline"/>
        <w:outlineLvl w:val="0"/>
        <w:rPr>
          <w:rFonts w:ascii="Times New Roman" w:eastAsia="Times New Roman" w:hAnsi="Times New Roman" w:cs="Times New Roman"/>
          <w:b/>
          <w:bCs/>
          <w:kern w:val="36"/>
          <w:sz w:val="48"/>
          <w:szCs w:val="48"/>
        </w:rPr>
      </w:pPr>
      <w:r w:rsidRPr="00C46FFF">
        <w:rPr>
          <w:rFonts w:ascii="Times New Roman" w:eastAsia="Times New Roman" w:hAnsi="Times New Roman" w:cs="Times New Roman"/>
          <w:b/>
          <w:bCs/>
          <w:kern w:val="36"/>
          <w:sz w:val="48"/>
          <w:szCs w:val="48"/>
        </w:rPr>
        <w:t>Dual Core vs Quad Core Processor</w:t>
      </w:r>
    </w:p>
    <w:p w14:paraId="48435762" w14:textId="77777777" w:rsidR="00DD4773" w:rsidRDefault="00DD4773" w:rsidP="00C46FFF">
      <w:pPr>
        <w:spacing w:after="150" w:line="240" w:lineRule="auto"/>
        <w:textAlignment w:val="baseline"/>
        <w:rPr>
          <w:rFonts w:ascii="Times New Roman" w:eastAsia="Times New Roman" w:hAnsi="Times New Roman" w:cs="Times New Roman"/>
          <w:sz w:val="23"/>
          <w:szCs w:val="23"/>
          <w:bdr w:val="none" w:sz="0" w:space="0" w:color="auto" w:frame="1"/>
        </w:rPr>
      </w:pPr>
    </w:p>
    <w:p w14:paraId="3148FF2B" w14:textId="7C64F621" w:rsidR="00C46FFF" w:rsidRPr="00C46FFF" w:rsidRDefault="00C46FFF" w:rsidP="00C46FFF">
      <w:pPr>
        <w:spacing w:after="150" w:line="240" w:lineRule="auto"/>
        <w:textAlignment w:val="baseline"/>
        <w:rPr>
          <w:rFonts w:ascii="var(--font-din)" w:eastAsia="Times New Roman" w:hAnsi="var(--font-din)" w:cs="Times New Roman"/>
          <w:sz w:val="26"/>
          <w:szCs w:val="26"/>
        </w:rPr>
      </w:pPr>
      <w:r w:rsidRPr="00C46FFF">
        <w:rPr>
          <w:rFonts w:ascii="var(--font-din)" w:eastAsia="Times New Roman" w:hAnsi="var(--font-din)" w:cs="Times New Roman"/>
          <w:sz w:val="26"/>
          <w:szCs w:val="26"/>
        </w:rPr>
        <w:t xml:space="preserve">Processors are one of the most important components of any processing system. Any desktop or laptop comes with the configuration of different cores of processors, so people often get confused between dual-core and quad cores. </w:t>
      </w:r>
      <w:proofErr w:type="gramStart"/>
      <w:r w:rsidRPr="00C46FFF">
        <w:rPr>
          <w:rFonts w:ascii="var(--font-din)" w:eastAsia="Times New Roman" w:hAnsi="var(--font-din)" w:cs="Times New Roman"/>
          <w:sz w:val="26"/>
          <w:szCs w:val="26"/>
        </w:rPr>
        <w:t>So</w:t>
      </w:r>
      <w:proofErr w:type="gramEnd"/>
      <w:r w:rsidRPr="00C46FFF">
        <w:rPr>
          <w:rFonts w:ascii="var(--font-din)" w:eastAsia="Times New Roman" w:hAnsi="var(--font-din)" w:cs="Times New Roman"/>
          <w:sz w:val="26"/>
          <w:szCs w:val="26"/>
        </w:rPr>
        <w:t xml:space="preserve"> we will compare all the specifications of these processors to get better ideas. </w:t>
      </w:r>
    </w:p>
    <w:p w14:paraId="5871EFE2" w14:textId="7A7A1D7F" w:rsidR="00C46FFF" w:rsidRPr="00C46FFF" w:rsidRDefault="00C46FFF" w:rsidP="00C46FFF">
      <w:pPr>
        <w:spacing w:after="0" w:line="240" w:lineRule="auto"/>
        <w:jc w:val="center"/>
        <w:textAlignment w:val="baseline"/>
        <w:rPr>
          <w:rFonts w:ascii="var(--font-din)" w:eastAsia="Times New Roman" w:hAnsi="var(--font-din)" w:cs="Times New Roman"/>
          <w:sz w:val="26"/>
          <w:szCs w:val="26"/>
        </w:rPr>
      </w:pPr>
    </w:p>
    <w:p w14:paraId="260C9415" w14:textId="77777777" w:rsidR="00C46FFF" w:rsidRPr="00C46FFF" w:rsidRDefault="00C46FFF" w:rsidP="00C46FFF">
      <w:pPr>
        <w:spacing w:after="150" w:line="480" w:lineRule="auto"/>
        <w:jc w:val="center"/>
        <w:textAlignment w:val="baseline"/>
        <w:rPr>
          <w:rFonts w:ascii="var(--font-din)" w:eastAsia="Times New Roman" w:hAnsi="var(--font-din)" w:cs="Times New Roman"/>
          <w:i/>
          <w:iCs/>
          <w:sz w:val="18"/>
          <w:szCs w:val="18"/>
        </w:rPr>
      </w:pPr>
      <w:r w:rsidRPr="00C46FFF">
        <w:rPr>
          <w:rFonts w:ascii="var(--font-din)" w:eastAsia="Times New Roman" w:hAnsi="var(--font-din)" w:cs="Times New Roman"/>
          <w:i/>
          <w:iCs/>
          <w:sz w:val="18"/>
          <w:szCs w:val="18"/>
        </w:rPr>
        <w:t> </w:t>
      </w:r>
    </w:p>
    <w:p w14:paraId="4B99C172" w14:textId="77777777" w:rsidR="00C46FFF" w:rsidRPr="00C46FFF" w:rsidRDefault="00C46FFF" w:rsidP="00C46FFF">
      <w:pPr>
        <w:spacing w:after="0" w:line="240" w:lineRule="auto"/>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lastRenderedPageBreak/>
        <w:t>Dual-Core </w:t>
      </w:r>
      <w:r w:rsidRPr="00C46FFF">
        <w:rPr>
          <w:rFonts w:ascii="var(--font-din)" w:eastAsia="Times New Roman" w:hAnsi="var(--font-din)" w:cs="Times New Roman"/>
          <w:sz w:val="26"/>
          <w:szCs w:val="26"/>
        </w:rPr>
        <w:t>processors are those processing units that have two cores. A core is like a processing part that can complete a single time at a point in time so dual-core means that processing can be done at a faster rate. Dual-core processing systems allow performing more than one function at a time.</w:t>
      </w:r>
    </w:p>
    <w:p w14:paraId="649F07C1" w14:textId="77777777" w:rsidR="00C46FFF" w:rsidRPr="00C46FFF" w:rsidRDefault="00C46FFF" w:rsidP="00C46FFF">
      <w:pPr>
        <w:spacing w:after="0" w:line="240" w:lineRule="auto"/>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t>Quad-Core</w:t>
      </w:r>
      <w:r w:rsidRPr="00C46FFF">
        <w:rPr>
          <w:rFonts w:ascii="var(--font-din)" w:eastAsia="Times New Roman" w:hAnsi="var(--font-din)" w:cs="Times New Roman"/>
          <w:sz w:val="26"/>
          <w:szCs w:val="26"/>
        </w:rPr>
        <w:t> processors are those processing systems that have four cores so it is capable of performing a number of tasks at the same time means it provides the power of parallel processing. These processing systems are much faster than any other processing system.</w:t>
      </w:r>
    </w:p>
    <w:p w14:paraId="43F9730B" w14:textId="77777777" w:rsidR="00C46FFF" w:rsidRPr="00C46FFF" w:rsidRDefault="00C46FFF" w:rsidP="00C46FFF">
      <w:pPr>
        <w:spacing w:after="150" w:line="240" w:lineRule="auto"/>
        <w:textAlignment w:val="baseline"/>
        <w:rPr>
          <w:rFonts w:ascii="var(--font-din)" w:eastAsia="Times New Roman" w:hAnsi="var(--font-din)" w:cs="Times New Roman"/>
          <w:sz w:val="26"/>
          <w:szCs w:val="26"/>
        </w:rPr>
      </w:pPr>
      <w:r w:rsidRPr="00C46FFF">
        <w:rPr>
          <w:rFonts w:ascii="var(--font-din)" w:eastAsia="Times New Roman" w:hAnsi="var(--font-din)" w:cs="Times New Roman"/>
          <w:sz w:val="26"/>
          <w:szCs w:val="26"/>
        </w:rPr>
        <w:t>Following is a table of differences between Dual Core and Quad Core Processors:</w:t>
      </w:r>
    </w:p>
    <w:tbl>
      <w:tblPr>
        <w:tblW w:w="0" w:type="auto"/>
        <w:tblCellMar>
          <w:left w:w="0" w:type="dxa"/>
          <w:right w:w="0" w:type="dxa"/>
        </w:tblCellMar>
        <w:tblLook w:val="04A0" w:firstRow="1" w:lastRow="0" w:firstColumn="1" w:lastColumn="0" w:noHBand="0" w:noVBand="1"/>
      </w:tblPr>
      <w:tblGrid>
        <w:gridCol w:w="488"/>
        <w:gridCol w:w="4270"/>
        <w:gridCol w:w="4602"/>
      </w:tblGrid>
      <w:tr w:rsidR="00C46FFF" w:rsidRPr="00C46FFF" w14:paraId="2ED05ADF" w14:textId="77777777" w:rsidTr="00C46FFF">
        <w:tc>
          <w:tcPr>
            <w:tcW w:w="0" w:type="auto"/>
            <w:tcBorders>
              <w:top w:val="nil"/>
              <w:left w:val="nil"/>
              <w:bottom w:val="nil"/>
              <w:right w:val="nil"/>
            </w:tcBorders>
            <w:tcMar>
              <w:top w:w="210" w:type="dxa"/>
              <w:left w:w="150" w:type="dxa"/>
              <w:bottom w:w="210" w:type="dxa"/>
              <w:right w:w="150" w:type="dxa"/>
            </w:tcMar>
            <w:vAlign w:val="bottom"/>
            <w:hideMark/>
          </w:tcPr>
          <w:p w14:paraId="53BF5778"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 </w:t>
            </w:r>
          </w:p>
        </w:tc>
        <w:tc>
          <w:tcPr>
            <w:tcW w:w="0" w:type="auto"/>
            <w:tcBorders>
              <w:top w:val="nil"/>
              <w:left w:val="nil"/>
              <w:bottom w:val="nil"/>
              <w:right w:val="nil"/>
            </w:tcBorders>
            <w:tcMar>
              <w:top w:w="210" w:type="dxa"/>
              <w:left w:w="150" w:type="dxa"/>
              <w:bottom w:w="210" w:type="dxa"/>
              <w:right w:w="150" w:type="dxa"/>
            </w:tcMar>
            <w:vAlign w:val="bottom"/>
            <w:hideMark/>
          </w:tcPr>
          <w:p w14:paraId="6E8B74B3" w14:textId="77777777" w:rsidR="00C46FFF" w:rsidRPr="00C46FFF" w:rsidRDefault="00C46FFF" w:rsidP="00C46FFF">
            <w:pPr>
              <w:spacing w:after="0" w:line="240" w:lineRule="auto"/>
              <w:jc w:val="center"/>
              <w:textAlignment w:val="baseline"/>
              <w:rPr>
                <w:rFonts w:ascii="Times New Roman" w:eastAsia="Times New Roman" w:hAnsi="Times New Roman" w:cs="Times New Roman"/>
                <w:sz w:val="25"/>
                <w:szCs w:val="25"/>
              </w:rPr>
            </w:pPr>
            <w:r w:rsidRPr="00C46FFF">
              <w:rPr>
                <w:rFonts w:ascii="Times New Roman" w:eastAsia="Times New Roman" w:hAnsi="Times New Roman" w:cs="Times New Roman"/>
                <w:b/>
                <w:bCs/>
                <w:sz w:val="25"/>
                <w:szCs w:val="25"/>
                <w:bdr w:val="none" w:sz="0" w:space="0" w:color="auto" w:frame="1"/>
              </w:rPr>
              <w:t>Dual-Core</w:t>
            </w:r>
          </w:p>
        </w:tc>
        <w:tc>
          <w:tcPr>
            <w:tcW w:w="0" w:type="auto"/>
            <w:tcBorders>
              <w:top w:val="nil"/>
              <w:left w:val="nil"/>
              <w:bottom w:val="nil"/>
              <w:right w:val="nil"/>
            </w:tcBorders>
            <w:tcMar>
              <w:top w:w="210" w:type="dxa"/>
              <w:left w:w="150" w:type="dxa"/>
              <w:bottom w:w="210" w:type="dxa"/>
              <w:right w:w="150" w:type="dxa"/>
            </w:tcMar>
            <w:vAlign w:val="bottom"/>
            <w:hideMark/>
          </w:tcPr>
          <w:p w14:paraId="7708FC9F" w14:textId="77777777" w:rsidR="00C46FFF" w:rsidRPr="00C46FFF" w:rsidRDefault="00C46FFF" w:rsidP="00C46FFF">
            <w:pPr>
              <w:spacing w:after="0" w:line="240" w:lineRule="auto"/>
              <w:jc w:val="center"/>
              <w:textAlignment w:val="baseline"/>
              <w:rPr>
                <w:rFonts w:ascii="Times New Roman" w:eastAsia="Times New Roman" w:hAnsi="Times New Roman" w:cs="Times New Roman"/>
                <w:sz w:val="25"/>
                <w:szCs w:val="25"/>
              </w:rPr>
            </w:pPr>
            <w:r w:rsidRPr="00C46FFF">
              <w:rPr>
                <w:rFonts w:ascii="Times New Roman" w:eastAsia="Times New Roman" w:hAnsi="Times New Roman" w:cs="Times New Roman"/>
                <w:b/>
                <w:bCs/>
                <w:sz w:val="25"/>
                <w:szCs w:val="25"/>
                <w:bdr w:val="none" w:sz="0" w:space="0" w:color="auto" w:frame="1"/>
              </w:rPr>
              <w:t>Quad-Core</w:t>
            </w:r>
          </w:p>
        </w:tc>
      </w:tr>
      <w:tr w:rsidR="00C46FFF" w:rsidRPr="00C46FFF" w14:paraId="12022377" w14:textId="77777777" w:rsidTr="00C46FFF">
        <w:tc>
          <w:tcPr>
            <w:tcW w:w="0" w:type="auto"/>
            <w:tcBorders>
              <w:top w:val="nil"/>
              <w:left w:val="nil"/>
              <w:bottom w:val="nil"/>
              <w:right w:val="nil"/>
            </w:tcBorders>
            <w:tcMar>
              <w:top w:w="210" w:type="dxa"/>
              <w:left w:w="150" w:type="dxa"/>
              <w:bottom w:w="210" w:type="dxa"/>
              <w:right w:w="150" w:type="dxa"/>
            </w:tcMar>
            <w:vAlign w:val="bottom"/>
            <w:hideMark/>
          </w:tcPr>
          <w:p w14:paraId="0A3AE146"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1.</w:t>
            </w:r>
          </w:p>
        </w:tc>
        <w:tc>
          <w:tcPr>
            <w:tcW w:w="0" w:type="auto"/>
            <w:tcBorders>
              <w:top w:val="nil"/>
              <w:left w:val="nil"/>
              <w:bottom w:val="nil"/>
              <w:right w:val="nil"/>
            </w:tcBorders>
            <w:tcMar>
              <w:top w:w="210" w:type="dxa"/>
              <w:left w:w="150" w:type="dxa"/>
              <w:bottom w:w="210" w:type="dxa"/>
              <w:right w:w="150" w:type="dxa"/>
            </w:tcMar>
            <w:vAlign w:val="bottom"/>
            <w:hideMark/>
          </w:tcPr>
          <w:p w14:paraId="0FE1001E"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It consists of 2 cores, each designated to perform a specific task.</w:t>
            </w:r>
          </w:p>
        </w:tc>
        <w:tc>
          <w:tcPr>
            <w:tcW w:w="0" w:type="auto"/>
            <w:tcBorders>
              <w:top w:val="nil"/>
              <w:left w:val="nil"/>
              <w:bottom w:val="nil"/>
              <w:right w:val="nil"/>
            </w:tcBorders>
            <w:tcMar>
              <w:top w:w="210" w:type="dxa"/>
              <w:left w:w="150" w:type="dxa"/>
              <w:bottom w:w="210" w:type="dxa"/>
              <w:right w:w="150" w:type="dxa"/>
            </w:tcMar>
            <w:vAlign w:val="bottom"/>
            <w:hideMark/>
          </w:tcPr>
          <w:p w14:paraId="45CE2F87"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It consists of 4 cores which give the ability to perform multiple jobs concurrently.</w:t>
            </w:r>
          </w:p>
        </w:tc>
      </w:tr>
      <w:tr w:rsidR="00C46FFF" w:rsidRPr="00C46FFF" w14:paraId="4856E92D" w14:textId="77777777" w:rsidTr="00C46FFF">
        <w:tc>
          <w:tcPr>
            <w:tcW w:w="0" w:type="auto"/>
            <w:tcBorders>
              <w:top w:val="nil"/>
              <w:left w:val="nil"/>
              <w:bottom w:val="nil"/>
              <w:right w:val="nil"/>
            </w:tcBorders>
            <w:tcMar>
              <w:top w:w="210" w:type="dxa"/>
              <w:left w:w="150" w:type="dxa"/>
              <w:bottom w:w="210" w:type="dxa"/>
              <w:right w:w="150" w:type="dxa"/>
            </w:tcMar>
            <w:vAlign w:val="bottom"/>
            <w:hideMark/>
          </w:tcPr>
          <w:p w14:paraId="77174267"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2.</w:t>
            </w:r>
          </w:p>
        </w:tc>
        <w:tc>
          <w:tcPr>
            <w:tcW w:w="0" w:type="auto"/>
            <w:tcBorders>
              <w:top w:val="nil"/>
              <w:left w:val="nil"/>
              <w:bottom w:val="nil"/>
              <w:right w:val="nil"/>
            </w:tcBorders>
            <w:tcMar>
              <w:top w:w="210" w:type="dxa"/>
              <w:left w:w="150" w:type="dxa"/>
              <w:bottom w:w="210" w:type="dxa"/>
              <w:right w:w="150" w:type="dxa"/>
            </w:tcMar>
            <w:vAlign w:val="bottom"/>
            <w:hideMark/>
          </w:tcPr>
          <w:p w14:paraId="525B4FC5"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Resource-efficient as it uses less power as compared to Quad-core systems.</w:t>
            </w:r>
          </w:p>
        </w:tc>
        <w:tc>
          <w:tcPr>
            <w:tcW w:w="0" w:type="auto"/>
            <w:tcBorders>
              <w:top w:val="nil"/>
              <w:left w:val="nil"/>
              <w:bottom w:val="nil"/>
              <w:right w:val="nil"/>
            </w:tcBorders>
            <w:tcMar>
              <w:top w:w="210" w:type="dxa"/>
              <w:left w:w="150" w:type="dxa"/>
              <w:bottom w:w="210" w:type="dxa"/>
              <w:right w:w="150" w:type="dxa"/>
            </w:tcMar>
            <w:vAlign w:val="bottom"/>
            <w:hideMark/>
          </w:tcPr>
          <w:p w14:paraId="14101734"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Resource utilization is more as compared to dual-core because the number of cores is more. </w:t>
            </w:r>
          </w:p>
        </w:tc>
      </w:tr>
      <w:tr w:rsidR="00C46FFF" w:rsidRPr="00C46FFF" w14:paraId="4202194C" w14:textId="77777777" w:rsidTr="007A38A7">
        <w:trPr>
          <w:trHeight w:val="573"/>
        </w:trPr>
        <w:tc>
          <w:tcPr>
            <w:tcW w:w="0" w:type="auto"/>
            <w:tcBorders>
              <w:top w:val="nil"/>
              <w:left w:val="nil"/>
              <w:bottom w:val="nil"/>
              <w:right w:val="nil"/>
            </w:tcBorders>
            <w:tcMar>
              <w:top w:w="210" w:type="dxa"/>
              <w:left w:w="150" w:type="dxa"/>
              <w:bottom w:w="210" w:type="dxa"/>
              <w:right w:w="150" w:type="dxa"/>
            </w:tcMar>
            <w:vAlign w:val="bottom"/>
            <w:hideMark/>
          </w:tcPr>
          <w:p w14:paraId="493C4188"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3.</w:t>
            </w:r>
          </w:p>
        </w:tc>
        <w:tc>
          <w:tcPr>
            <w:tcW w:w="0" w:type="auto"/>
            <w:tcBorders>
              <w:top w:val="nil"/>
              <w:left w:val="nil"/>
              <w:bottom w:val="nil"/>
              <w:right w:val="nil"/>
            </w:tcBorders>
            <w:tcMar>
              <w:top w:w="210" w:type="dxa"/>
              <w:left w:w="150" w:type="dxa"/>
              <w:bottom w:w="210" w:type="dxa"/>
              <w:right w:w="150" w:type="dxa"/>
            </w:tcMar>
            <w:vAlign w:val="bottom"/>
            <w:hideMark/>
          </w:tcPr>
          <w:p w14:paraId="27AAE49C"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The clock speed and computation capability are slower than Quad-core.</w:t>
            </w:r>
          </w:p>
        </w:tc>
        <w:tc>
          <w:tcPr>
            <w:tcW w:w="0" w:type="auto"/>
            <w:tcBorders>
              <w:top w:val="nil"/>
              <w:left w:val="nil"/>
              <w:bottom w:val="nil"/>
              <w:right w:val="nil"/>
            </w:tcBorders>
            <w:tcMar>
              <w:top w:w="210" w:type="dxa"/>
              <w:left w:w="150" w:type="dxa"/>
              <w:bottom w:w="210" w:type="dxa"/>
              <w:right w:w="150" w:type="dxa"/>
            </w:tcMar>
            <w:vAlign w:val="bottom"/>
            <w:hideMark/>
          </w:tcPr>
          <w:p w14:paraId="62110538"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It is much faster than dual-core systems and computational efficiency is high.</w:t>
            </w:r>
          </w:p>
        </w:tc>
      </w:tr>
      <w:tr w:rsidR="00C46FFF" w:rsidRPr="00C46FFF" w14:paraId="3C502FE2" w14:textId="77777777" w:rsidTr="007A38A7">
        <w:trPr>
          <w:trHeight w:val="26"/>
        </w:trPr>
        <w:tc>
          <w:tcPr>
            <w:tcW w:w="0" w:type="auto"/>
            <w:tcBorders>
              <w:top w:val="nil"/>
              <w:left w:val="nil"/>
              <w:bottom w:val="nil"/>
              <w:right w:val="nil"/>
            </w:tcBorders>
            <w:tcMar>
              <w:top w:w="210" w:type="dxa"/>
              <w:left w:w="150" w:type="dxa"/>
              <w:bottom w:w="210" w:type="dxa"/>
              <w:right w:w="150" w:type="dxa"/>
            </w:tcMar>
            <w:vAlign w:val="bottom"/>
            <w:hideMark/>
          </w:tcPr>
          <w:p w14:paraId="65915E49" w14:textId="3063359D" w:rsidR="00C46FFF" w:rsidRPr="00C46FFF" w:rsidRDefault="00C46FFF" w:rsidP="00C46FFF">
            <w:pPr>
              <w:spacing w:after="0" w:line="240" w:lineRule="auto"/>
              <w:rPr>
                <w:rFonts w:ascii="Times New Roman" w:eastAsia="Times New Roman" w:hAnsi="Times New Roman" w:cs="Times New Roman"/>
                <w:sz w:val="25"/>
                <w:szCs w:val="25"/>
              </w:rPr>
            </w:pPr>
          </w:p>
        </w:tc>
        <w:tc>
          <w:tcPr>
            <w:tcW w:w="0" w:type="auto"/>
            <w:tcBorders>
              <w:top w:val="nil"/>
              <w:left w:val="nil"/>
              <w:bottom w:val="nil"/>
              <w:right w:val="nil"/>
            </w:tcBorders>
            <w:tcMar>
              <w:top w:w="210" w:type="dxa"/>
              <w:left w:w="150" w:type="dxa"/>
              <w:bottom w:w="210" w:type="dxa"/>
              <w:right w:w="150" w:type="dxa"/>
            </w:tcMar>
            <w:vAlign w:val="bottom"/>
          </w:tcPr>
          <w:p w14:paraId="14DB0305" w14:textId="75D984E9" w:rsidR="00C46FFF" w:rsidRPr="00C46FFF" w:rsidRDefault="00C46FFF" w:rsidP="00C46FFF">
            <w:pPr>
              <w:spacing w:after="0" w:line="240" w:lineRule="auto"/>
              <w:rPr>
                <w:rFonts w:ascii="Times New Roman" w:eastAsia="Times New Roman" w:hAnsi="Times New Roman" w:cs="Times New Roman"/>
                <w:sz w:val="25"/>
                <w:szCs w:val="25"/>
              </w:rPr>
            </w:pPr>
          </w:p>
        </w:tc>
        <w:tc>
          <w:tcPr>
            <w:tcW w:w="0" w:type="auto"/>
            <w:tcBorders>
              <w:top w:val="nil"/>
              <w:left w:val="nil"/>
              <w:bottom w:val="nil"/>
              <w:right w:val="nil"/>
            </w:tcBorders>
            <w:tcMar>
              <w:top w:w="210" w:type="dxa"/>
              <w:left w:w="150" w:type="dxa"/>
              <w:bottom w:w="210" w:type="dxa"/>
              <w:right w:w="150" w:type="dxa"/>
            </w:tcMar>
            <w:vAlign w:val="bottom"/>
          </w:tcPr>
          <w:p w14:paraId="310F8AE5" w14:textId="107F11C6" w:rsidR="00C46FFF" w:rsidRPr="00C46FFF" w:rsidRDefault="00C46FFF" w:rsidP="00C46FFF">
            <w:pPr>
              <w:spacing w:after="0" w:line="240" w:lineRule="auto"/>
              <w:rPr>
                <w:rFonts w:ascii="Times New Roman" w:eastAsia="Times New Roman" w:hAnsi="Times New Roman" w:cs="Times New Roman"/>
                <w:sz w:val="25"/>
                <w:szCs w:val="25"/>
              </w:rPr>
            </w:pPr>
          </w:p>
        </w:tc>
      </w:tr>
      <w:tr w:rsidR="00C46FFF" w:rsidRPr="00C46FFF" w14:paraId="7F7A27B0" w14:textId="77777777" w:rsidTr="00C46FFF">
        <w:tc>
          <w:tcPr>
            <w:tcW w:w="0" w:type="auto"/>
            <w:tcBorders>
              <w:top w:val="nil"/>
              <w:left w:val="nil"/>
              <w:bottom w:val="nil"/>
              <w:right w:val="nil"/>
            </w:tcBorders>
            <w:tcMar>
              <w:top w:w="210" w:type="dxa"/>
              <w:left w:w="150" w:type="dxa"/>
              <w:bottom w:w="210" w:type="dxa"/>
              <w:right w:w="150" w:type="dxa"/>
            </w:tcMar>
            <w:vAlign w:val="bottom"/>
            <w:hideMark/>
          </w:tcPr>
          <w:p w14:paraId="6B49CFE2"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5.</w:t>
            </w:r>
          </w:p>
        </w:tc>
        <w:tc>
          <w:tcPr>
            <w:tcW w:w="0" w:type="auto"/>
            <w:tcBorders>
              <w:top w:val="nil"/>
              <w:left w:val="nil"/>
              <w:bottom w:val="nil"/>
              <w:right w:val="nil"/>
            </w:tcBorders>
            <w:tcMar>
              <w:top w:w="210" w:type="dxa"/>
              <w:left w:w="150" w:type="dxa"/>
              <w:bottom w:w="210" w:type="dxa"/>
              <w:right w:w="150" w:type="dxa"/>
            </w:tcMar>
            <w:vAlign w:val="bottom"/>
            <w:hideMark/>
          </w:tcPr>
          <w:p w14:paraId="09B908B1"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The graphic support of the dual-core system is weak and it cannot run heavy graphics.</w:t>
            </w:r>
          </w:p>
        </w:tc>
        <w:tc>
          <w:tcPr>
            <w:tcW w:w="0" w:type="auto"/>
            <w:tcBorders>
              <w:top w:val="nil"/>
              <w:left w:val="nil"/>
              <w:bottom w:val="nil"/>
              <w:right w:val="nil"/>
            </w:tcBorders>
            <w:tcMar>
              <w:top w:w="210" w:type="dxa"/>
              <w:left w:w="150" w:type="dxa"/>
              <w:bottom w:w="210" w:type="dxa"/>
              <w:right w:w="150" w:type="dxa"/>
            </w:tcMar>
            <w:vAlign w:val="bottom"/>
            <w:hideMark/>
          </w:tcPr>
          <w:p w14:paraId="1A8F1DE2"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The graphic support of the quad-core system is high and it is used to run heavy graphics.</w:t>
            </w:r>
          </w:p>
        </w:tc>
      </w:tr>
      <w:tr w:rsidR="00C46FFF" w:rsidRPr="00C46FFF" w14:paraId="466F30FE" w14:textId="77777777" w:rsidTr="00C46FFF">
        <w:tc>
          <w:tcPr>
            <w:tcW w:w="0" w:type="auto"/>
            <w:tcBorders>
              <w:top w:val="nil"/>
              <w:left w:val="nil"/>
              <w:bottom w:val="nil"/>
              <w:right w:val="nil"/>
            </w:tcBorders>
            <w:tcMar>
              <w:top w:w="210" w:type="dxa"/>
              <w:left w:w="150" w:type="dxa"/>
              <w:bottom w:w="210" w:type="dxa"/>
              <w:right w:w="150" w:type="dxa"/>
            </w:tcMar>
            <w:vAlign w:val="bottom"/>
            <w:hideMark/>
          </w:tcPr>
          <w:p w14:paraId="0C517ACF"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6.</w:t>
            </w:r>
          </w:p>
        </w:tc>
        <w:tc>
          <w:tcPr>
            <w:tcW w:w="0" w:type="auto"/>
            <w:tcBorders>
              <w:top w:val="nil"/>
              <w:left w:val="nil"/>
              <w:bottom w:val="nil"/>
              <w:right w:val="nil"/>
            </w:tcBorders>
            <w:tcMar>
              <w:top w:w="210" w:type="dxa"/>
              <w:left w:w="150" w:type="dxa"/>
              <w:bottom w:w="210" w:type="dxa"/>
              <w:right w:w="150" w:type="dxa"/>
            </w:tcMar>
            <w:vAlign w:val="bottom"/>
            <w:hideMark/>
          </w:tcPr>
          <w:p w14:paraId="2CE11205"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The hardware of these processors does not get heated as they produce little heat.</w:t>
            </w:r>
          </w:p>
        </w:tc>
        <w:tc>
          <w:tcPr>
            <w:tcW w:w="0" w:type="auto"/>
            <w:tcBorders>
              <w:top w:val="nil"/>
              <w:left w:val="nil"/>
              <w:bottom w:val="nil"/>
              <w:right w:val="nil"/>
            </w:tcBorders>
            <w:tcMar>
              <w:top w:w="210" w:type="dxa"/>
              <w:left w:w="150" w:type="dxa"/>
              <w:bottom w:w="210" w:type="dxa"/>
              <w:right w:w="150" w:type="dxa"/>
            </w:tcMar>
            <w:vAlign w:val="bottom"/>
            <w:hideMark/>
          </w:tcPr>
          <w:p w14:paraId="517D13D8"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Heat ejection is high and due to this, these processors make the hardware gets heated.</w:t>
            </w:r>
          </w:p>
        </w:tc>
      </w:tr>
      <w:tr w:rsidR="00C46FFF" w:rsidRPr="00C46FFF" w14:paraId="6C4C3246" w14:textId="77777777" w:rsidTr="00C46FFF">
        <w:tc>
          <w:tcPr>
            <w:tcW w:w="0" w:type="auto"/>
            <w:tcBorders>
              <w:top w:val="nil"/>
              <w:left w:val="nil"/>
              <w:bottom w:val="nil"/>
              <w:right w:val="nil"/>
            </w:tcBorders>
            <w:tcMar>
              <w:top w:w="210" w:type="dxa"/>
              <w:left w:w="150" w:type="dxa"/>
              <w:bottom w:w="210" w:type="dxa"/>
              <w:right w:w="150" w:type="dxa"/>
            </w:tcMar>
            <w:vAlign w:val="bottom"/>
            <w:hideMark/>
          </w:tcPr>
          <w:p w14:paraId="32B74CDA"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7.</w:t>
            </w:r>
          </w:p>
        </w:tc>
        <w:tc>
          <w:tcPr>
            <w:tcW w:w="0" w:type="auto"/>
            <w:tcBorders>
              <w:top w:val="nil"/>
              <w:left w:val="nil"/>
              <w:bottom w:val="nil"/>
              <w:right w:val="nil"/>
            </w:tcBorders>
            <w:tcMar>
              <w:top w:w="210" w:type="dxa"/>
              <w:left w:w="150" w:type="dxa"/>
              <w:bottom w:w="210" w:type="dxa"/>
              <w:right w:w="150" w:type="dxa"/>
            </w:tcMar>
            <w:vAlign w:val="bottom"/>
            <w:hideMark/>
          </w:tcPr>
          <w:p w14:paraId="3D0C1319"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The performance of dual-core processing systems is good.</w:t>
            </w:r>
          </w:p>
        </w:tc>
        <w:tc>
          <w:tcPr>
            <w:tcW w:w="0" w:type="auto"/>
            <w:tcBorders>
              <w:top w:val="nil"/>
              <w:left w:val="nil"/>
              <w:bottom w:val="nil"/>
              <w:right w:val="nil"/>
            </w:tcBorders>
            <w:tcMar>
              <w:top w:w="210" w:type="dxa"/>
              <w:left w:w="150" w:type="dxa"/>
              <w:bottom w:w="210" w:type="dxa"/>
              <w:right w:w="150" w:type="dxa"/>
            </w:tcMar>
            <w:vAlign w:val="bottom"/>
            <w:hideMark/>
          </w:tcPr>
          <w:p w14:paraId="13458000"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The performance of dual-core processing systems is better.</w:t>
            </w:r>
          </w:p>
        </w:tc>
      </w:tr>
      <w:tr w:rsidR="00C46FFF" w:rsidRPr="00C46FFF" w14:paraId="41FFC92D" w14:textId="77777777" w:rsidTr="00C46FFF">
        <w:tc>
          <w:tcPr>
            <w:tcW w:w="0" w:type="auto"/>
            <w:tcBorders>
              <w:top w:val="nil"/>
              <w:left w:val="nil"/>
              <w:bottom w:val="nil"/>
              <w:right w:val="nil"/>
            </w:tcBorders>
            <w:tcMar>
              <w:top w:w="210" w:type="dxa"/>
              <w:left w:w="150" w:type="dxa"/>
              <w:bottom w:w="210" w:type="dxa"/>
              <w:right w:w="150" w:type="dxa"/>
            </w:tcMar>
            <w:vAlign w:val="bottom"/>
            <w:hideMark/>
          </w:tcPr>
          <w:p w14:paraId="4231A310"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8.</w:t>
            </w:r>
          </w:p>
        </w:tc>
        <w:tc>
          <w:tcPr>
            <w:tcW w:w="0" w:type="auto"/>
            <w:tcBorders>
              <w:top w:val="nil"/>
              <w:left w:val="nil"/>
              <w:bottom w:val="nil"/>
              <w:right w:val="nil"/>
            </w:tcBorders>
            <w:tcMar>
              <w:top w:w="210" w:type="dxa"/>
              <w:left w:w="150" w:type="dxa"/>
              <w:bottom w:w="210" w:type="dxa"/>
              <w:right w:w="150" w:type="dxa"/>
            </w:tcMar>
            <w:vAlign w:val="bottom"/>
            <w:hideMark/>
          </w:tcPr>
          <w:p w14:paraId="05496B91"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Not good for tasks like video editing or animations.</w:t>
            </w:r>
          </w:p>
        </w:tc>
        <w:tc>
          <w:tcPr>
            <w:tcW w:w="0" w:type="auto"/>
            <w:tcBorders>
              <w:top w:val="nil"/>
              <w:left w:val="nil"/>
              <w:bottom w:val="nil"/>
              <w:right w:val="nil"/>
            </w:tcBorders>
            <w:tcMar>
              <w:top w:w="210" w:type="dxa"/>
              <w:left w:w="150" w:type="dxa"/>
              <w:bottom w:w="210" w:type="dxa"/>
              <w:right w:w="150" w:type="dxa"/>
            </w:tcMar>
            <w:vAlign w:val="bottom"/>
            <w:hideMark/>
          </w:tcPr>
          <w:p w14:paraId="6CB0497A" w14:textId="77777777" w:rsidR="00C46FFF" w:rsidRPr="00C46FFF" w:rsidRDefault="00C46FFF" w:rsidP="00C46FFF">
            <w:pPr>
              <w:spacing w:after="0" w:line="240" w:lineRule="auto"/>
              <w:rPr>
                <w:rFonts w:ascii="Times New Roman" w:eastAsia="Times New Roman" w:hAnsi="Times New Roman" w:cs="Times New Roman"/>
                <w:sz w:val="25"/>
                <w:szCs w:val="25"/>
              </w:rPr>
            </w:pPr>
            <w:r w:rsidRPr="00C46FFF">
              <w:rPr>
                <w:rFonts w:ascii="Times New Roman" w:eastAsia="Times New Roman" w:hAnsi="Times New Roman" w:cs="Times New Roman"/>
                <w:sz w:val="25"/>
                <w:szCs w:val="25"/>
              </w:rPr>
              <w:t>Easily handles the task of video editing and animations.</w:t>
            </w:r>
          </w:p>
        </w:tc>
      </w:tr>
    </w:tbl>
    <w:p w14:paraId="0CD5A6EE" w14:textId="77777777" w:rsidR="00C46FFF" w:rsidRPr="00C46FFF" w:rsidRDefault="00C46FFF" w:rsidP="00C46FFF">
      <w:pPr>
        <w:spacing w:after="120" w:line="240" w:lineRule="auto"/>
        <w:textAlignment w:val="baseline"/>
        <w:rPr>
          <w:rFonts w:ascii="var(--font-din)" w:eastAsia="Times New Roman" w:hAnsi="var(--font-din)" w:cs="Times New Roman"/>
          <w:sz w:val="24"/>
          <w:szCs w:val="24"/>
        </w:rPr>
      </w:pPr>
      <w:r w:rsidRPr="00C46FFF">
        <w:rPr>
          <w:rFonts w:ascii="var(--font-din)" w:eastAsia="Times New Roman" w:hAnsi="var(--font-din)" w:cs="Times New Roman"/>
          <w:b/>
          <w:bCs/>
          <w:noProof/>
          <w:color w:val="0F2B3C"/>
          <w:sz w:val="24"/>
          <w:szCs w:val="24"/>
          <w:bdr w:val="none" w:sz="0" w:space="0" w:color="auto" w:frame="1"/>
        </w:rPr>
        <mc:AlternateContent>
          <mc:Choice Requires="wps">
            <w:drawing>
              <wp:inline distT="0" distB="0" distL="0" distR="0" wp14:anchorId="2D8AF452" wp14:editId="46CBACA7">
                <wp:extent cx="304800" cy="304800"/>
                <wp:effectExtent l="0" t="0" r="0" b="0"/>
                <wp:docPr id="11" name="AutoShape 12">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AB70C" id="AutoShape 12" o:spid="_x0000_s1026" href="https://practice.geeksforgeeks.org/events/rec/interview-series?utm_source=gfg&amp;utm_medium=in-article&amp;utm_campaign=Interview-ser"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DE98B07" w14:textId="77777777" w:rsidR="00C46FFF" w:rsidRPr="00C46FFF" w:rsidRDefault="00C46FFF" w:rsidP="00C46FFF">
      <w:pPr>
        <w:spacing w:after="0" w:line="240" w:lineRule="auto"/>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lastRenderedPageBreak/>
        <w:t>Advanced RISC Machine (ARM) Processor</w:t>
      </w:r>
      <w:r w:rsidRPr="00C46FFF">
        <w:rPr>
          <w:rFonts w:ascii="var(--font-din)" w:eastAsia="Times New Roman" w:hAnsi="var(--font-din)" w:cs="Times New Roman"/>
          <w:sz w:val="26"/>
          <w:szCs w:val="26"/>
        </w:rPr>
        <w:t> is defined as family of CPUs that have wide usage in electronic devices such as smartphones, wearable, tablets and multimedia players.</w:t>
      </w:r>
    </w:p>
    <w:p w14:paraId="33877677" w14:textId="77777777" w:rsidR="00C46FFF" w:rsidRPr="00C46FFF" w:rsidRDefault="00C46FFF" w:rsidP="00C46FFF">
      <w:pPr>
        <w:spacing w:after="150" w:line="240" w:lineRule="auto"/>
        <w:textAlignment w:val="baseline"/>
        <w:rPr>
          <w:rFonts w:ascii="var(--font-din)" w:eastAsia="Times New Roman" w:hAnsi="var(--font-din)" w:cs="Times New Roman"/>
          <w:sz w:val="26"/>
          <w:szCs w:val="26"/>
        </w:rPr>
      </w:pPr>
      <w:r w:rsidRPr="00C46FFF">
        <w:rPr>
          <w:rFonts w:ascii="var(--font-din)" w:eastAsia="Times New Roman" w:hAnsi="var(--font-din)" w:cs="Times New Roman"/>
          <w:sz w:val="26"/>
          <w:szCs w:val="26"/>
        </w:rPr>
        <w:t>This processor required minimal number if instructions and operates on very low power. It has reduced circuit complexity. Due to lesser circuits, it is perfect fit for small sized devices (It is more relevant now due to demand for more compact devices).</w:t>
      </w:r>
    </w:p>
    <w:p w14:paraId="6ED894DC" w14:textId="77777777" w:rsidR="00C46FFF" w:rsidRPr="00C46FFF" w:rsidRDefault="00C46FFF" w:rsidP="00C46FFF">
      <w:pPr>
        <w:spacing w:after="0" w:line="240" w:lineRule="auto"/>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t xml:space="preserve">Advantages of ARM </w:t>
      </w:r>
      <w:proofErr w:type="gramStart"/>
      <w:r w:rsidRPr="00C46FFF">
        <w:rPr>
          <w:rFonts w:ascii="var(--font-din)" w:eastAsia="Times New Roman" w:hAnsi="var(--font-din)" w:cs="Times New Roman"/>
          <w:b/>
          <w:bCs/>
          <w:sz w:val="26"/>
          <w:szCs w:val="26"/>
          <w:bdr w:val="none" w:sz="0" w:space="0" w:color="auto" w:frame="1"/>
        </w:rPr>
        <w:t>Processor :</w:t>
      </w:r>
      <w:proofErr w:type="gramEnd"/>
    </w:p>
    <w:p w14:paraId="05D3AFC4" w14:textId="77777777" w:rsidR="00C46FFF" w:rsidRPr="00C46FFF" w:rsidRDefault="00C46FFF" w:rsidP="00C46FFF">
      <w:pPr>
        <w:numPr>
          <w:ilvl w:val="0"/>
          <w:numId w:val="3"/>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t>Affordable to create –</w:t>
      </w:r>
      <w:r w:rsidRPr="00C46FFF">
        <w:rPr>
          <w:rFonts w:ascii="var(--font-din)" w:eastAsia="Times New Roman" w:hAnsi="var(--font-din)" w:cs="Times New Roman"/>
          <w:sz w:val="26"/>
          <w:szCs w:val="26"/>
        </w:rPr>
        <w:br/>
        <w:t xml:space="preserve">ARM Processor is very affordable as it does not need expensive equipment’s for its creation. When compare to other processors, it is created at much lesser price. This is why they are apt for making of </w:t>
      </w:r>
      <w:proofErr w:type="gramStart"/>
      <w:r w:rsidRPr="00C46FFF">
        <w:rPr>
          <w:rFonts w:ascii="var(--font-din)" w:eastAsia="Times New Roman" w:hAnsi="var(--font-din)" w:cs="Times New Roman"/>
          <w:sz w:val="26"/>
          <w:szCs w:val="26"/>
        </w:rPr>
        <w:t>low cost</w:t>
      </w:r>
      <w:proofErr w:type="gramEnd"/>
      <w:r w:rsidRPr="00C46FFF">
        <w:rPr>
          <w:rFonts w:ascii="var(--font-din)" w:eastAsia="Times New Roman" w:hAnsi="var(--font-din)" w:cs="Times New Roman"/>
          <w:sz w:val="26"/>
          <w:szCs w:val="26"/>
        </w:rPr>
        <w:t xml:space="preserve"> Mobile phones and other electronic devices.</w:t>
      </w:r>
    </w:p>
    <w:p w14:paraId="250A9ECA" w14:textId="77777777" w:rsidR="00C46FFF" w:rsidRPr="00C46FFF" w:rsidRDefault="00C46FFF" w:rsidP="00C46FFF">
      <w:pPr>
        <w:numPr>
          <w:ilvl w:val="0"/>
          <w:numId w:val="3"/>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t>Low Power Consumption –</w:t>
      </w:r>
      <w:r w:rsidRPr="00C46FFF">
        <w:rPr>
          <w:rFonts w:ascii="var(--font-din)" w:eastAsia="Times New Roman" w:hAnsi="var(--font-din)" w:cs="Times New Roman"/>
          <w:sz w:val="26"/>
          <w:szCs w:val="26"/>
        </w:rPr>
        <w:br/>
        <w:t>AMP Processors have lesser power consumption. They were initially designed for performing at lesser power. They even have lesser transistors in their architecture. They have various other features that allow for this.</w:t>
      </w:r>
    </w:p>
    <w:p w14:paraId="237A61C8" w14:textId="77777777" w:rsidR="00C46FFF" w:rsidRPr="00C46FFF" w:rsidRDefault="00C46FFF" w:rsidP="00C46FFF">
      <w:pPr>
        <w:numPr>
          <w:ilvl w:val="0"/>
          <w:numId w:val="3"/>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t>Work Faster –</w:t>
      </w:r>
      <w:r w:rsidRPr="00C46FFF">
        <w:rPr>
          <w:rFonts w:ascii="var(--font-din)" w:eastAsia="Times New Roman" w:hAnsi="var(--font-din)" w:cs="Times New Roman"/>
          <w:sz w:val="26"/>
          <w:szCs w:val="26"/>
        </w:rPr>
        <w:br/>
        <w:t>ARM performs single operation at a time. This makes it work faster. It has lower latency that is quicker response time.</w:t>
      </w:r>
    </w:p>
    <w:p w14:paraId="29060A8D" w14:textId="56C2E57A" w:rsidR="00C46FFF" w:rsidRPr="00C46FFF" w:rsidRDefault="00C46FFF" w:rsidP="00C46FFF">
      <w:pPr>
        <w:numPr>
          <w:ilvl w:val="0"/>
          <w:numId w:val="3"/>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t>Multiprocessing feature –</w:t>
      </w:r>
      <w:r w:rsidRPr="00C46FFF">
        <w:rPr>
          <w:rFonts w:ascii="var(--font-din)" w:eastAsia="Times New Roman" w:hAnsi="var(--font-din)" w:cs="Times New Roman"/>
          <w:sz w:val="26"/>
          <w:szCs w:val="26"/>
        </w:rPr>
        <w:br/>
        <w:t xml:space="preserve">ARM processors are designed so that they can be used in cases of multiprocessing systems where more than one </w:t>
      </w:r>
      <w:proofErr w:type="gramStart"/>
      <w:r w:rsidRPr="00C46FFF">
        <w:rPr>
          <w:rFonts w:ascii="var(--font-din)" w:eastAsia="Times New Roman" w:hAnsi="var(--font-din)" w:cs="Times New Roman"/>
          <w:sz w:val="26"/>
          <w:szCs w:val="26"/>
        </w:rPr>
        <w:t>processors</w:t>
      </w:r>
      <w:proofErr w:type="gramEnd"/>
      <w:r w:rsidRPr="00C46FFF">
        <w:rPr>
          <w:rFonts w:ascii="var(--font-din)" w:eastAsia="Times New Roman" w:hAnsi="var(--font-din)" w:cs="Times New Roman"/>
          <w:sz w:val="26"/>
          <w:szCs w:val="26"/>
        </w:rPr>
        <w:t xml:space="preserve"> are used to process information. First A</w:t>
      </w:r>
      <w:r w:rsidR="004B7827">
        <w:rPr>
          <w:rFonts w:ascii="var(--font-din)" w:eastAsia="Times New Roman" w:hAnsi="var(--font-din)" w:cs="Times New Roman"/>
          <w:sz w:val="26"/>
          <w:szCs w:val="26"/>
        </w:rPr>
        <w:t>RM</w:t>
      </w:r>
      <w:r w:rsidRPr="00C46FFF">
        <w:rPr>
          <w:rFonts w:ascii="var(--font-din)" w:eastAsia="Times New Roman" w:hAnsi="var(--font-din)" w:cs="Times New Roman"/>
          <w:sz w:val="26"/>
          <w:szCs w:val="26"/>
        </w:rPr>
        <w:t xml:space="preserve"> processor introduced by name of ARMv6K had ability to support 4 CPUs along with its hardware.</w:t>
      </w:r>
    </w:p>
    <w:p w14:paraId="67CF9558" w14:textId="77777777" w:rsidR="00C46FFF" w:rsidRPr="00C46FFF" w:rsidRDefault="00C46FFF" w:rsidP="00C46FFF">
      <w:pPr>
        <w:numPr>
          <w:ilvl w:val="0"/>
          <w:numId w:val="3"/>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t>Better Battery Life –</w:t>
      </w:r>
      <w:r w:rsidRPr="00C46FFF">
        <w:rPr>
          <w:rFonts w:ascii="var(--font-din)" w:eastAsia="Times New Roman" w:hAnsi="var(--font-din)" w:cs="Times New Roman"/>
          <w:sz w:val="26"/>
          <w:szCs w:val="26"/>
        </w:rPr>
        <w:br/>
        <w:t>ARM Processors have better battery life. This is seen from administering devices that use ARM processors and those that do not. Those that used ARM processors worked for longer and got discharged later than those that did not work on ARM processors.</w:t>
      </w:r>
    </w:p>
    <w:p w14:paraId="21A12DCF" w14:textId="77777777" w:rsidR="00C46FFF" w:rsidRPr="00C46FFF" w:rsidRDefault="00C46FFF" w:rsidP="00C46FFF">
      <w:pPr>
        <w:numPr>
          <w:ilvl w:val="0"/>
          <w:numId w:val="3"/>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t>Load store architecture –</w:t>
      </w:r>
      <w:r w:rsidRPr="00C46FFF">
        <w:rPr>
          <w:rFonts w:ascii="var(--font-din)" w:eastAsia="Times New Roman" w:hAnsi="var(--font-din)" w:cs="Times New Roman"/>
          <w:sz w:val="26"/>
          <w:szCs w:val="26"/>
        </w:rPr>
        <w:br/>
        <w:t>The processor uses load store architecture that stores data in various registers (to reduce memory interactions). It has separate load and store instructions that are used to transfer data between external memory and register bank.</w:t>
      </w:r>
    </w:p>
    <w:p w14:paraId="3F6713B3" w14:textId="77777777" w:rsidR="00C46FFF" w:rsidRPr="00C46FFF" w:rsidRDefault="00C46FFF" w:rsidP="00C46FFF">
      <w:pPr>
        <w:numPr>
          <w:ilvl w:val="0"/>
          <w:numId w:val="3"/>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t>Simple Circuits –</w:t>
      </w:r>
      <w:r w:rsidRPr="00C46FFF">
        <w:rPr>
          <w:rFonts w:ascii="var(--font-din)" w:eastAsia="Times New Roman" w:hAnsi="var(--font-din)" w:cs="Times New Roman"/>
          <w:sz w:val="26"/>
          <w:szCs w:val="26"/>
        </w:rPr>
        <w:br/>
        <w:t xml:space="preserve">ARM processors have simple </w:t>
      </w:r>
      <w:proofErr w:type="gramStart"/>
      <w:r w:rsidRPr="00C46FFF">
        <w:rPr>
          <w:rFonts w:ascii="var(--font-din)" w:eastAsia="Times New Roman" w:hAnsi="var(--font-din)" w:cs="Times New Roman"/>
          <w:sz w:val="26"/>
          <w:szCs w:val="26"/>
        </w:rPr>
        <w:t>circuits,</w:t>
      </w:r>
      <w:proofErr w:type="gramEnd"/>
      <w:r w:rsidRPr="00C46FFF">
        <w:rPr>
          <w:rFonts w:ascii="var(--font-din)" w:eastAsia="Times New Roman" w:hAnsi="var(--font-din)" w:cs="Times New Roman"/>
          <w:sz w:val="26"/>
          <w:szCs w:val="26"/>
        </w:rPr>
        <w:t xml:space="preserve"> hence they are very compact and can be used in devices that are smaller in size (several devices are becoming smaller and more compact due to customer demands).</w:t>
      </w:r>
    </w:p>
    <w:p w14:paraId="706B8806" w14:textId="77777777" w:rsidR="00C46FFF" w:rsidRPr="00C46FFF" w:rsidRDefault="00C46FFF" w:rsidP="00C46FFF">
      <w:pPr>
        <w:spacing w:after="0" w:line="240" w:lineRule="auto"/>
        <w:textAlignment w:val="baseline"/>
        <w:rPr>
          <w:rFonts w:ascii="var(--font-din)" w:eastAsia="Times New Roman" w:hAnsi="var(--font-din)" w:cs="Times New Roman"/>
          <w:sz w:val="26"/>
          <w:szCs w:val="26"/>
        </w:rPr>
      </w:pPr>
      <w:r w:rsidRPr="00C46FFF">
        <w:rPr>
          <w:rFonts w:ascii="var(--font-din)" w:eastAsia="Times New Roman" w:hAnsi="var(--font-din)" w:cs="Times New Roman"/>
          <w:b/>
          <w:bCs/>
          <w:sz w:val="26"/>
          <w:szCs w:val="26"/>
          <w:bdr w:val="none" w:sz="0" w:space="0" w:color="auto" w:frame="1"/>
        </w:rPr>
        <w:t xml:space="preserve">Disadvantages of ARM </w:t>
      </w:r>
      <w:proofErr w:type="gramStart"/>
      <w:r w:rsidRPr="00C46FFF">
        <w:rPr>
          <w:rFonts w:ascii="var(--font-din)" w:eastAsia="Times New Roman" w:hAnsi="var(--font-din)" w:cs="Times New Roman"/>
          <w:b/>
          <w:bCs/>
          <w:sz w:val="26"/>
          <w:szCs w:val="26"/>
          <w:bdr w:val="none" w:sz="0" w:space="0" w:color="auto" w:frame="1"/>
        </w:rPr>
        <w:t>Processor :</w:t>
      </w:r>
      <w:proofErr w:type="gramEnd"/>
    </w:p>
    <w:p w14:paraId="684E51C0" w14:textId="77777777" w:rsidR="00C46FFF" w:rsidRPr="00C46FFF" w:rsidRDefault="00C46FFF" w:rsidP="00C46FFF">
      <w:pPr>
        <w:numPr>
          <w:ilvl w:val="0"/>
          <w:numId w:val="4"/>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sz w:val="26"/>
          <w:szCs w:val="26"/>
        </w:rPr>
        <w:t>It is not compatible with X86 hence it cannot be used in Windows.</w:t>
      </w:r>
    </w:p>
    <w:p w14:paraId="1FA33175" w14:textId="77777777" w:rsidR="00C46FFF" w:rsidRPr="00C46FFF" w:rsidRDefault="00C46FFF" w:rsidP="00C46FFF">
      <w:pPr>
        <w:numPr>
          <w:ilvl w:val="0"/>
          <w:numId w:val="4"/>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sz w:val="26"/>
          <w:szCs w:val="26"/>
        </w:rPr>
        <w:lastRenderedPageBreak/>
        <w:t>The speeds are limited in some processors which might create problems.</w:t>
      </w:r>
    </w:p>
    <w:p w14:paraId="52AD0EE6" w14:textId="77777777" w:rsidR="00C46FFF" w:rsidRPr="00C46FFF" w:rsidRDefault="00C46FFF" w:rsidP="00C46FFF">
      <w:pPr>
        <w:numPr>
          <w:ilvl w:val="0"/>
          <w:numId w:val="4"/>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sz w:val="26"/>
          <w:szCs w:val="26"/>
        </w:rPr>
        <w:t>Scheduling instructions is difficult in case of ARM processors.</w:t>
      </w:r>
    </w:p>
    <w:p w14:paraId="54216CA3" w14:textId="77777777" w:rsidR="00C46FFF" w:rsidRPr="00C46FFF" w:rsidRDefault="00C46FFF" w:rsidP="00C46FFF">
      <w:pPr>
        <w:numPr>
          <w:ilvl w:val="0"/>
          <w:numId w:val="4"/>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sz w:val="26"/>
          <w:szCs w:val="26"/>
        </w:rPr>
        <w:t xml:space="preserve">There must be proper execution of instructions by programmer. This is because entire performance of ARM processors </w:t>
      </w:r>
      <w:proofErr w:type="gramStart"/>
      <w:r w:rsidRPr="00C46FFF">
        <w:rPr>
          <w:rFonts w:ascii="var(--font-din)" w:eastAsia="Times New Roman" w:hAnsi="var(--font-din)" w:cs="Times New Roman"/>
          <w:sz w:val="26"/>
          <w:szCs w:val="26"/>
        </w:rPr>
        <w:t>depend</w:t>
      </w:r>
      <w:proofErr w:type="gramEnd"/>
      <w:r w:rsidRPr="00C46FFF">
        <w:rPr>
          <w:rFonts w:ascii="var(--font-din)" w:eastAsia="Times New Roman" w:hAnsi="var(--font-din)" w:cs="Times New Roman"/>
          <w:sz w:val="26"/>
          <w:szCs w:val="26"/>
        </w:rPr>
        <w:t xml:space="preserve"> upon their execution.</w:t>
      </w:r>
    </w:p>
    <w:p w14:paraId="21519650" w14:textId="77777777" w:rsidR="00C46FFF" w:rsidRPr="00C46FFF" w:rsidRDefault="00C46FFF" w:rsidP="00C46FFF">
      <w:pPr>
        <w:numPr>
          <w:ilvl w:val="0"/>
          <w:numId w:val="4"/>
        </w:numPr>
        <w:spacing w:after="0" w:line="240" w:lineRule="auto"/>
        <w:ind w:left="1080"/>
        <w:textAlignment w:val="baseline"/>
        <w:rPr>
          <w:rFonts w:ascii="var(--font-din)" w:eastAsia="Times New Roman" w:hAnsi="var(--font-din)" w:cs="Times New Roman"/>
          <w:sz w:val="26"/>
          <w:szCs w:val="26"/>
        </w:rPr>
      </w:pPr>
      <w:r w:rsidRPr="00C46FFF">
        <w:rPr>
          <w:rFonts w:ascii="var(--font-din)" w:eastAsia="Times New Roman" w:hAnsi="var(--font-din)" w:cs="Times New Roman"/>
          <w:sz w:val="26"/>
          <w:szCs w:val="26"/>
        </w:rPr>
        <w:t>ARM Processor needs very highly skilled programmers. This is because of importance and complexity of execution (processor shows lesser performance when not executed properly.).</w:t>
      </w:r>
    </w:p>
    <w:p w14:paraId="52004085" w14:textId="77777777" w:rsidR="00C46FFF" w:rsidRPr="00C46FFF" w:rsidRDefault="00C46FFF" w:rsidP="00C46FFF">
      <w:pPr>
        <w:spacing w:after="120" w:line="240" w:lineRule="auto"/>
        <w:textAlignment w:val="baseline"/>
        <w:rPr>
          <w:rFonts w:ascii="var(--font-din)" w:eastAsia="Times New Roman" w:hAnsi="var(--font-din)" w:cs="Times New Roman"/>
          <w:sz w:val="24"/>
          <w:szCs w:val="24"/>
        </w:rPr>
      </w:pPr>
      <w:r w:rsidRPr="00C46FFF">
        <w:rPr>
          <w:rFonts w:ascii="var(--font-din)" w:eastAsia="Times New Roman" w:hAnsi="var(--font-din)" w:cs="Times New Roman"/>
          <w:b/>
          <w:bCs/>
          <w:noProof/>
          <w:color w:val="0F2B3C"/>
          <w:sz w:val="24"/>
          <w:szCs w:val="24"/>
          <w:bdr w:val="none" w:sz="0" w:space="0" w:color="auto" w:frame="1"/>
        </w:rPr>
        <mc:AlternateContent>
          <mc:Choice Requires="wps">
            <w:drawing>
              <wp:inline distT="0" distB="0" distL="0" distR="0" wp14:anchorId="0A92138F" wp14:editId="2105061B">
                <wp:extent cx="304800" cy="304800"/>
                <wp:effectExtent l="0" t="0" r="0" b="0"/>
                <wp:docPr id="13" name="AutoShape 13">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D92C3" id="AutoShape 13" o:spid="_x0000_s1026" href="https://practice.geeksforgeeks.org/events/rec/interview-series?utm_source=gfg&amp;utm_medium=in-article&amp;utm_campaign=Interview-ser"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917720A" w14:textId="77777777" w:rsidR="00C46FFF" w:rsidRPr="00C46FFF" w:rsidRDefault="00C46FFF" w:rsidP="00C46FFF">
      <w:pPr>
        <w:spacing w:before="150" w:after="60" w:line="240" w:lineRule="auto"/>
        <w:outlineLvl w:val="0"/>
        <w:rPr>
          <w:rFonts w:ascii="Times New Roman" w:eastAsia="Times New Roman" w:hAnsi="Times New Roman" w:cs="Times New Roman"/>
          <w:b/>
          <w:bCs/>
          <w:color w:val="04AA6D"/>
          <w:kern w:val="36"/>
          <w:sz w:val="53"/>
          <w:szCs w:val="53"/>
        </w:rPr>
      </w:pPr>
      <w:r w:rsidRPr="00C46FFF">
        <w:rPr>
          <w:rFonts w:ascii="Times New Roman" w:eastAsia="Times New Roman" w:hAnsi="Times New Roman" w:cs="Times New Roman"/>
          <w:b/>
          <w:bCs/>
          <w:color w:val="04AA6D"/>
          <w:kern w:val="36"/>
          <w:sz w:val="53"/>
          <w:szCs w:val="53"/>
        </w:rPr>
        <w:t>Intel Core i3, i5 and i7 explained</w:t>
      </w:r>
    </w:p>
    <w:p w14:paraId="537EACEB" w14:textId="77777777" w:rsidR="00C46FFF" w:rsidRPr="00592B2D" w:rsidRDefault="00C46FFF" w:rsidP="00C46FFF">
      <w:pPr>
        <w:spacing w:before="225" w:after="30" w:line="240" w:lineRule="auto"/>
        <w:rPr>
          <w:rFonts w:ascii="Times New Roman" w:eastAsia="Times New Roman" w:hAnsi="Times New Roman" w:cs="Times New Roman"/>
          <w:sz w:val="28"/>
          <w:szCs w:val="28"/>
        </w:rPr>
      </w:pPr>
      <w:r w:rsidRPr="00592B2D">
        <w:rPr>
          <w:rFonts w:ascii="Times New Roman" w:eastAsia="Times New Roman" w:hAnsi="Times New Roman" w:cs="Times New Roman"/>
          <w:sz w:val="28"/>
          <w:szCs w:val="28"/>
        </w:rPr>
        <w:t>Every computer has a </w:t>
      </w:r>
      <w:r w:rsidRPr="00592B2D">
        <w:rPr>
          <w:rFonts w:ascii="Times New Roman" w:eastAsia="Times New Roman" w:hAnsi="Times New Roman" w:cs="Times New Roman"/>
          <w:b/>
          <w:bCs/>
          <w:sz w:val="28"/>
          <w:szCs w:val="28"/>
        </w:rPr>
        <w:t>processor</w:t>
      </w:r>
      <w:r w:rsidRPr="00592B2D">
        <w:rPr>
          <w:rFonts w:ascii="Times New Roman" w:eastAsia="Times New Roman" w:hAnsi="Times New Roman" w:cs="Times New Roman"/>
          <w:sz w:val="28"/>
          <w:szCs w:val="28"/>
        </w:rPr>
        <w:t xml:space="preserve"> and the processor is the brain of the computer. Intel Core processors are among the best you can buy, but choosing which of the 3 (i3, i5 and i7) different models best suits your needs can be confusing. Generally </w:t>
      </w:r>
      <w:proofErr w:type="gramStart"/>
      <w:r w:rsidRPr="00592B2D">
        <w:rPr>
          <w:rFonts w:ascii="Times New Roman" w:eastAsia="Times New Roman" w:hAnsi="Times New Roman" w:cs="Times New Roman"/>
          <w:sz w:val="28"/>
          <w:szCs w:val="28"/>
        </w:rPr>
        <w:t>speaking</w:t>
      </w:r>
      <w:proofErr w:type="gramEnd"/>
      <w:r w:rsidRPr="00592B2D">
        <w:rPr>
          <w:rFonts w:ascii="Times New Roman" w:eastAsia="Times New Roman" w:hAnsi="Times New Roman" w:cs="Times New Roman"/>
          <w:sz w:val="28"/>
          <w:szCs w:val="28"/>
        </w:rPr>
        <w:t xml:space="preserve"> a </w:t>
      </w:r>
      <w:r w:rsidRPr="00592B2D">
        <w:rPr>
          <w:rFonts w:ascii="Times New Roman" w:eastAsia="Times New Roman" w:hAnsi="Times New Roman" w:cs="Times New Roman"/>
          <w:b/>
          <w:bCs/>
          <w:sz w:val="28"/>
          <w:szCs w:val="28"/>
        </w:rPr>
        <w:t>Core i3, i5 or i7</w:t>
      </w:r>
      <w:r w:rsidRPr="00592B2D">
        <w:rPr>
          <w:rFonts w:ascii="Times New Roman" w:eastAsia="Times New Roman" w:hAnsi="Times New Roman" w:cs="Times New Roman"/>
          <w:sz w:val="28"/>
          <w:szCs w:val="28"/>
        </w:rPr>
        <w:t> that has a newer architecture is faster than the older-architecture processor that it replaces.</w:t>
      </w:r>
    </w:p>
    <w:p w14:paraId="63FBCAAD" w14:textId="77777777" w:rsidR="00C46FFF" w:rsidRPr="00592B2D" w:rsidRDefault="00C46FFF" w:rsidP="00C46FFF">
      <w:pPr>
        <w:pStyle w:val="NormalWeb"/>
        <w:shd w:val="clear" w:color="auto" w:fill="FFFFFF"/>
        <w:spacing w:before="225" w:after="30"/>
        <w:jc w:val="both"/>
        <w:rPr>
          <w:rFonts w:eastAsia="Times New Roman"/>
          <w:color w:val="222222"/>
          <w:sz w:val="28"/>
          <w:szCs w:val="28"/>
        </w:rPr>
      </w:pPr>
      <w:r w:rsidRPr="00592B2D">
        <w:rPr>
          <w:rFonts w:eastAsia="Times New Roman"/>
          <w:sz w:val="28"/>
          <w:szCs w:val="28"/>
        </w:rPr>
        <w:t>Intel's current core processors are divided into </w:t>
      </w:r>
      <w:r w:rsidRPr="00592B2D">
        <w:rPr>
          <w:rFonts w:eastAsia="Times New Roman"/>
          <w:b/>
          <w:bCs/>
          <w:sz w:val="28"/>
          <w:szCs w:val="28"/>
        </w:rPr>
        <w:t xml:space="preserve">three </w:t>
      </w:r>
      <w:proofErr w:type="gramStart"/>
      <w:r w:rsidRPr="00592B2D">
        <w:rPr>
          <w:rFonts w:eastAsia="Times New Roman"/>
          <w:b/>
          <w:bCs/>
          <w:sz w:val="28"/>
          <w:szCs w:val="28"/>
        </w:rPr>
        <w:t>ranges</w:t>
      </w:r>
      <w:r w:rsidRPr="00592B2D">
        <w:rPr>
          <w:rFonts w:eastAsia="Times New Roman"/>
          <w:sz w:val="28"/>
          <w:szCs w:val="28"/>
        </w:rPr>
        <w:t> ;</w:t>
      </w:r>
      <w:proofErr w:type="gramEnd"/>
      <w:r w:rsidRPr="00592B2D">
        <w:rPr>
          <w:rFonts w:eastAsia="Times New Roman"/>
          <w:sz w:val="28"/>
          <w:szCs w:val="28"/>
        </w:rPr>
        <w:t xml:space="preserve"> Intel Core i3, Intel Core i5 and Intel Core i7. Different processor families have different characteristics that determine their levels of efficiency. The more cores there are, the more tasks (known as threads) can be served at the same time. But, </w:t>
      </w:r>
      <w:r w:rsidRPr="00592B2D">
        <w:rPr>
          <w:rFonts w:eastAsia="Times New Roman"/>
          <w:b/>
          <w:bCs/>
          <w:sz w:val="28"/>
          <w:szCs w:val="28"/>
        </w:rPr>
        <w:t>Core i7</w:t>
      </w:r>
      <w:r w:rsidRPr="00592B2D">
        <w:rPr>
          <w:rFonts w:eastAsia="Times New Roman"/>
          <w:sz w:val="28"/>
          <w:szCs w:val="28"/>
        </w:rPr>
        <w:t xml:space="preserve"> does not have seven cores nor does Core i3 have three cores. The numbers are simply indicative of their relative </w:t>
      </w:r>
      <w:r w:rsidRPr="00592B2D">
        <w:rPr>
          <w:rFonts w:eastAsia="Times New Roman"/>
          <w:color w:val="222222"/>
          <w:sz w:val="28"/>
          <w:szCs w:val="28"/>
        </w:rPr>
        <w:t>processing powers. Their relative levels of processing power are based on a collection of criteria involving their number of cores, </w:t>
      </w:r>
      <w:r w:rsidRPr="00592B2D">
        <w:rPr>
          <w:rFonts w:eastAsia="Times New Roman"/>
          <w:b/>
          <w:bCs/>
          <w:color w:val="222222"/>
          <w:sz w:val="28"/>
          <w:szCs w:val="28"/>
        </w:rPr>
        <w:t>clock speed</w:t>
      </w:r>
      <w:r w:rsidRPr="00592B2D">
        <w:rPr>
          <w:rFonts w:eastAsia="Times New Roman"/>
          <w:color w:val="222222"/>
          <w:sz w:val="28"/>
          <w:szCs w:val="28"/>
        </w:rPr>
        <w:t> (in GHz), size of cache, as well as some new Intel technologies like Turbo Boost and Hyper-Threading. Therefore, let's break down these concepts to understand them better.</w:t>
      </w:r>
    </w:p>
    <w:p w14:paraId="4D9B3ABE" w14:textId="77777777" w:rsidR="00C46FFF" w:rsidRPr="00592B2D" w:rsidRDefault="00C46FFF" w:rsidP="00C46FFF">
      <w:pPr>
        <w:numPr>
          <w:ilvl w:val="0"/>
          <w:numId w:val="7"/>
        </w:numPr>
        <w:shd w:val="clear" w:color="auto" w:fill="FFFFFF"/>
        <w:spacing w:before="30" w:after="100" w:afterAutospacing="1" w:line="240" w:lineRule="auto"/>
        <w:ind w:left="555"/>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Number of cores</w:t>
      </w:r>
    </w:p>
    <w:p w14:paraId="57297A71" w14:textId="77777777" w:rsidR="00C46FFF" w:rsidRPr="00592B2D" w:rsidRDefault="00C46FFF" w:rsidP="00C46FFF">
      <w:pPr>
        <w:numPr>
          <w:ilvl w:val="0"/>
          <w:numId w:val="7"/>
        </w:numPr>
        <w:shd w:val="clear" w:color="auto" w:fill="FFFFFF"/>
        <w:spacing w:before="30" w:after="100" w:afterAutospacing="1" w:line="240" w:lineRule="auto"/>
        <w:ind w:left="555"/>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Clock speed</w:t>
      </w:r>
    </w:p>
    <w:p w14:paraId="6D4B1EB5" w14:textId="77777777" w:rsidR="00C46FFF" w:rsidRPr="00592B2D" w:rsidRDefault="00C46FFF" w:rsidP="00C46FFF">
      <w:pPr>
        <w:numPr>
          <w:ilvl w:val="0"/>
          <w:numId w:val="7"/>
        </w:numPr>
        <w:shd w:val="clear" w:color="auto" w:fill="FFFFFF"/>
        <w:spacing w:before="30" w:after="100" w:afterAutospacing="1" w:line="240" w:lineRule="auto"/>
        <w:ind w:left="555"/>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Hyper-Threading</w:t>
      </w:r>
    </w:p>
    <w:p w14:paraId="75E607E7" w14:textId="77777777" w:rsidR="00C46FFF" w:rsidRPr="00592B2D" w:rsidRDefault="00C46FFF" w:rsidP="00C46FFF">
      <w:pPr>
        <w:numPr>
          <w:ilvl w:val="0"/>
          <w:numId w:val="7"/>
        </w:numPr>
        <w:shd w:val="clear" w:color="auto" w:fill="FFFFFF"/>
        <w:spacing w:before="30" w:after="100" w:afterAutospacing="1" w:line="240" w:lineRule="auto"/>
        <w:ind w:left="555"/>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Turbo Boost</w:t>
      </w:r>
    </w:p>
    <w:p w14:paraId="14CA1664" w14:textId="77777777" w:rsidR="00C46FFF" w:rsidRPr="00592B2D" w:rsidRDefault="00C46FFF" w:rsidP="00C46FFF">
      <w:pPr>
        <w:numPr>
          <w:ilvl w:val="0"/>
          <w:numId w:val="7"/>
        </w:numPr>
        <w:shd w:val="clear" w:color="auto" w:fill="FFFFFF"/>
        <w:spacing w:before="30" w:after="100" w:afterAutospacing="1" w:line="240" w:lineRule="auto"/>
        <w:ind w:left="555"/>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Cache memory</w:t>
      </w:r>
    </w:p>
    <w:p w14:paraId="79C60BBF" w14:textId="77777777" w:rsidR="00C46FFF" w:rsidRPr="00592B2D" w:rsidRDefault="00C46FFF" w:rsidP="00C46FFF">
      <w:pPr>
        <w:pStyle w:val="ListParagraph"/>
        <w:numPr>
          <w:ilvl w:val="0"/>
          <w:numId w:val="7"/>
        </w:numPr>
        <w:shd w:val="clear" w:color="auto" w:fill="FFFFFF"/>
        <w:spacing w:before="225" w:after="45" w:line="240" w:lineRule="auto"/>
        <w:jc w:val="both"/>
        <w:outlineLvl w:val="1"/>
        <w:rPr>
          <w:rFonts w:ascii="Times New Roman" w:eastAsia="Times New Roman" w:hAnsi="Times New Roman" w:cs="Times New Roman"/>
          <w:color w:val="04AA6D"/>
          <w:sz w:val="28"/>
          <w:szCs w:val="28"/>
        </w:rPr>
      </w:pPr>
      <w:r w:rsidRPr="00592B2D">
        <w:rPr>
          <w:rFonts w:ascii="Times New Roman" w:eastAsia="Times New Roman" w:hAnsi="Times New Roman" w:cs="Times New Roman"/>
          <w:color w:val="04AA6D"/>
          <w:sz w:val="28"/>
          <w:szCs w:val="28"/>
        </w:rPr>
        <w:t>Number of cores</w:t>
      </w:r>
    </w:p>
    <w:p w14:paraId="3DBD89E9" w14:textId="77777777" w:rsidR="00C46FFF" w:rsidRPr="00592B2D" w:rsidRDefault="00C46FFF" w:rsidP="00C46FFF">
      <w:pPr>
        <w:pStyle w:val="ListParagraph"/>
        <w:numPr>
          <w:ilvl w:val="0"/>
          <w:numId w:val="7"/>
        </w:numPr>
        <w:shd w:val="clear" w:color="auto" w:fill="FFFFFF"/>
        <w:spacing w:before="225" w:after="30" w:line="240" w:lineRule="auto"/>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A core is usually the basic computation </w:t>
      </w:r>
      <w:r w:rsidRPr="00592B2D">
        <w:rPr>
          <w:rFonts w:ascii="Times New Roman" w:eastAsia="Times New Roman" w:hAnsi="Times New Roman" w:cs="Times New Roman"/>
          <w:b/>
          <w:bCs/>
          <w:color w:val="222222"/>
          <w:sz w:val="28"/>
          <w:szCs w:val="28"/>
        </w:rPr>
        <w:t xml:space="preserve">unit of the </w:t>
      </w:r>
      <w:proofErr w:type="gramStart"/>
      <w:r w:rsidRPr="00592B2D">
        <w:rPr>
          <w:rFonts w:ascii="Times New Roman" w:eastAsia="Times New Roman" w:hAnsi="Times New Roman" w:cs="Times New Roman"/>
          <w:b/>
          <w:bCs/>
          <w:color w:val="222222"/>
          <w:sz w:val="28"/>
          <w:szCs w:val="28"/>
        </w:rPr>
        <w:t>CPU</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It receives instructions and performs calculations, or actions, based on those instructions. Literally everything you do on your computer has to be processed by your processor. A processor with two cores is called a </w:t>
      </w:r>
      <w:r w:rsidRPr="00592B2D">
        <w:rPr>
          <w:rFonts w:ascii="Times New Roman" w:eastAsia="Times New Roman" w:hAnsi="Times New Roman" w:cs="Times New Roman"/>
          <w:b/>
          <w:bCs/>
          <w:color w:val="222222"/>
          <w:sz w:val="28"/>
          <w:szCs w:val="28"/>
        </w:rPr>
        <w:t>dual-core processor</w:t>
      </w:r>
      <w:r w:rsidRPr="00592B2D">
        <w:rPr>
          <w:rFonts w:ascii="Times New Roman" w:eastAsia="Times New Roman" w:hAnsi="Times New Roman" w:cs="Times New Roman"/>
          <w:color w:val="222222"/>
          <w:sz w:val="28"/>
          <w:szCs w:val="28"/>
        </w:rPr>
        <w:t> and four cores is called a </w:t>
      </w:r>
      <w:r w:rsidRPr="00592B2D">
        <w:rPr>
          <w:rFonts w:ascii="Times New Roman" w:eastAsia="Times New Roman" w:hAnsi="Times New Roman" w:cs="Times New Roman"/>
          <w:b/>
          <w:bCs/>
          <w:color w:val="222222"/>
          <w:sz w:val="28"/>
          <w:szCs w:val="28"/>
        </w:rPr>
        <w:t xml:space="preserve">quad-core </w:t>
      </w:r>
      <w:proofErr w:type="gramStart"/>
      <w:r w:rsidRPr="00592B2D">
        <w:rPr>
          <w:rFonts w:ascii="Times New Roman" w:eastAsia="Times New Roman" w:hAnsi="Times New Roman" w:cs="Times New Roman"/>
          <w:b/>
          <w:bCs/>
          <w:color w:val="222222"/>
          <w:sz w:val="28"/>
          <w:szCs w:val="28"/>
        </w:rPr>
        <w:t>processor</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For example, an i5 4690k has 4 </w:t>
      </w:r>
      <w:r w:rsidRPr="00592B2D">
        <w:rPr>
          <w:rFonts w:ascii="Times New Roman" w:eastAsia="Times New Roman" w:hAnsi="Times New Roman" w:cs="Times New Roman"/>
          <w:color w:val="222222"/>
          <w:sz w:val="28"/>
          <w:szCs w:val="28"/>
        </w:rPr>
        <w:lastRenderedPageBreak/>
        <w:t>cores. Currently, an 18-core processor is the best you can get in consumer PCs. Each "core" is the part of the chip that does the processing work. Essentially, each core itself is a processor technically.</w:t>
      </w:r>
    </w:p>
    <w:p w14:paraId="2B607C4C" w14:textId="28B8E337" w:rsidR="00C46FFF" w:rsidRPr="00592B2D" w:rsidRDefault="00C46FFF" w:rsidP="00C46FFF">
      <w:pPr>
        <w:pStyle w:val="ListParagraph"/>
        <w:numPr>
          <w:ilvl w:val="0"/>
          <w:numId w:val="7"/>
        </w:numPr>
        <w:spacing w:after="0" w:line="240" w:lineRule="auto"/>
        <w:rPr>
          <w:rFonts w:ascii="Times New Roman" w:eastAsia="Times New Roman" w:hAnsi="Times New Roman" w:cs="Times New Roman"/>
          <w:sz w:val="28"/>
          <w:szCs w:val="28"/>
        </w:rPr>
      </w:pPr>
      <w:r w:rsidRPr="00592B2D">
        <w:rPr>
          <w:rFonts w:ascii="Times New Roman" w:hAnsi="Times New Roman" w:cs="Times New Roman"/>
          <w:noProof/>
          <w:sz w:val="28"/>
          <w:szCs w:val="28"/>
        </w:rPr>
        <w:drawing>
          <wp:inline distT="0" distB="0" distL="0" distR="0" wp14:anchorId="02E5B4C1" wp14:editId="6902BA7B">
            <wp:extent cx="4686300" cy="640080"/>
            <wp:effectExtent l="0" t="0" r="0" b="7620"/>
            <wp:docPr id="6" name="Picture 6" descr="Number of cores in Intel core i3, i5 and 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mber of cores in Intel core i3, i5 and i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6300" cy="640080"/>
                    </a:xfrm>
                    <a:prstGeom prst="rect">
                      <a:avLst/>
                    </a:prstGeom>
                    <a:noFill/>
                    <a:ln>
                      <a:noFill/>
                    </a:ln>
                  </pic:spPr>
                </pic:pic>
              </a:graphicData>
            </a:graphic>
          </wp:inline>
        </w:drawing>
      </w:r>
    </w:p>
    <w:p w14:paraId="2F8D427B" w14:textId="77777777" w:rsidR="00C46FFF" w:rsidRPr="00592B2D" w:rsidRDefault="00C46FFF" w:rsidP="00C46FFF">
      <w:pPr>
        <w:pStyle w:val="ListParagraph"/>
        <w:numPr>
          <w:ilvl w:val="0"/>
          <w:numId w:val="7"/>
        </w:numPr>
        <w:shd w:val="clear" w:color="auto" w:fill="FFFFFF"/>
        <w:spacing w:before="225" w:after="45" w:line="240" w:lineRule="auto"/>
        <w:jc w:val="both"/>
        <w:outlineLvl w:val="1"/>
        <w:rPr>
          <w:rFonts w:ascii="Times New Roman" w:eastAsia="Times New Roman" w:hAnsi="Times New Roman" w:cs="Times New Roman"/>
          <w:color w:val="04AA6D"/>
          <w:sz w:val="28"/>
          <w:szCs w:val="28"/>
        </w:rPr>
      </w:pPr>
      <w:r w:rsidRPr="00592B2D">
        <w:rPr>
          <w:rFonts w:ascii="Times New Roman" w:eastAsia="Times New Roman" w:hAnsi="Times New Roman" w:cs="Times New Roman"/>
          <w:color w:val="04AA6D"/>
          <w:sz w:val="28"/>
          <w:szCs w:val="28"/>
        </w:rPr>
        <w:t>Clock speed</w:t>
      </w:r>
    </w:p>
    <w:p w14:paraId="593C3E7A" w14:textId="77777777" w:rsidR="00C46FFF" w:rsidRPr="00592B2D" w:rsidRDefault="00C46FFF" w:rsidP="00C46FFF">
      <w:pPr>
        <w:pStyle w:val="ListParagraph"/>
        <w:numPr>
          <w:ilvl w:val="0"/>
          <w:numId w:val="7"/>
        </w:numPr>
        <w:shd w:val="clear" w:color="auto" w:fill="FFFFFF"/>
        <w:spacing w:before="225" w:after="30" w:line="240" w:lineRule="auto"/>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The clock speed is the most common way to measure a </w:t>
      </w:r>
      <w:r w:rsidRPr="00592B2D">
        <w:rPr>
          <w:rFonts w:ascii="Times New Roman" w:eastAsia="Times New Roman" w:hAnsi="Times New Roman" w:cs="Times New Roman"/>
          <w:b/>
          <w:bCs/>
          <w:color w:val="222222"/>
          <w:sz w:val="28"/>
          <w:szCs w:val="28"/>
        </w:rPr>
        <w:t xml:space="preserve">CPU's </w:t>
      </w:r>
      <w:proofErr w:type="gramStart"/>
      <w:r w:rsidRPr="00592B2D">
        <w:rPr>
          <w:rFonts w:ascii="Times New Roman" w:eastAsia="Times New Roman" w:hAnsi="Times New Roman" w:cs="Times New Roman"/>
          <w:b/>
          <w:bCs/>
          <w:color w:val="222222"/>
          <w:sz w:val="28"/>
          <w:szCs w:val="28"/>
        </w:rPr>
        <w:t>speed</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The CPU requires a fixed number of clock ticks, or cycles, to execute each instruction. The CPU speed determines how many calculations it can perform in one second of time.</w:t>
      </w:r>
    </w:p>
    <w:p w14:paraId="7735A755" w14:textId="77777777" w:rsidR="00C46FFF" w:rsidRPr="00592B2D" w:rsidRDefault="00C46FFF" w:rsidP="00C46FFF">
      <w:pPr>
        <w:pStyle w:val="ListParagraph"/>
        <w:numPr>
          <w:ilvl w:val="0"/>
          <w:numId w:val="7"/>
        </w:numPr>
        <w:shd w:val="clear" w:color="auto" w:fill="FFFFFF"/>
        <w:spacing w:before="225" w:after="30" w:line="240" w:lineRule="auto"/>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Clocks speed are measured (in very basic increments) in </w:t>
      </w:r>
      <w:proofErr w:type="gramStart"/>
      <w:r w:rsidRPr="00592B2D">
        <w:rPr>
          <w:rFonts w:ascii="Times New Roman" w:eastAsia="Times New Roman" w:hAnsi="Times New Roman" w:cs="Times New Roman"/>
          <w:b/>
          <w:bCs/>
          <w:color w:val="222222"/>
          <w:sz w:val="28"/>
          <w:szCs w:val="28"/>
        </w:rPr>
        <w:t>Hertz</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abbreviated as Hz. One Hz means once a second. 1000 Hz is 1 KHz. 1000 </w:t>
      </w:r>
      <w:proofErr w:type="spellStart"/>
      <w:r w:rsidRPr="00592B2D">
        <w:rPr>
          <w:rFonts w:ascii="Times New Roman" w:eastAsia="Times New Roman" w:hAnsi="Times New Roman" w:cs="Times New Roman"/>
          <w:color w:val="222222"/>
          <w:sz w:val="28"/>
          <w:szCs w:val="28"/>
        </w:rPr>
        <w:t>KHz</w:t>
      </w:r>
      <w:proofErr w:type="spellEnd"/>
      <w:r w:rsidRPr="00592B2D">
        <w:rPr>
          <w:rFonts w:ascii="Times New Roman" w:eastAsia="Times New Roman" w:hAnsi="Times New Roman" w:cs="Times New Roman"/>
          <w:color w:val="222222"/>
          <w:sz w:val="28"/>
          <w:szCs w:val="28"/>
        </w:rPr>
        <w:t xml:space="preserve"> is 1 </w:t>
      </w:r>
      <w:proofErr w:type="spellStart"/>
      <w:r w:rsidRPr="00592B2D">
        <w:rPr>
          <w:rFonts w:ascii="Times New Roman" w:eastAsia="Times New Roman" w:hAnsi="Times New Roman" w:cs="Times New Roman"/>
          <w:color w:val="222222"/>
          <w:sz w:val="28"/>
          <w:szCs w:val="28"/>
        </w:rPr>
        <w:t>MHz.</w:t>
      </w:r>
      <w:proofErr w:type="spellEnd"/>
      <w:r w:rsidRPr="00592B2D">
        <w:rPr>
          <w:rFonts w:ascii="Times New Roman" w:eastAsia="Times New Roman" w:hAnsi="Times New Roman" w:cs="Times New Roman"/>
          <w:color w:val="222222"/>
          <w:sz w:val="28"/>
          <w:szCs w:val="28"/>
        </w:rPr>
        <w:t xml:space="preserve"> 1000 MHz is 1 GHz, which is the standard measurement for processors today. So, if your CPU has a </w:t>
      </w:r>
      <w:r w:rsidRPr="00592B2D">
        <w:rPr>
          <w:rFonts w:ascii="Times New Roman" w:eastAsia="Times New Roman" w:hAnsi="Times New Roman" w:cs="Times New Roman"/>
          <w:b/>
          <w:bCs/>
          <w:color w:val="222222"/>
          <w:sz w:val="28"/>
          <w:szCs w:val="28"/>
        </w:rPr>
        <w:t>3.5 GHz</w:t>
      </w:r>
      <w:r w:rsidRPr="00592B2D">
        <w:rPr>
          <w:rFonts w:ascii="Times New Roman" w:eastAsia="Times New Roman" w:hAnsi="Times New Roman" w:cs="Times New Roman"/>
          <w:color w:val="222222"/>
          <w:sz w:val="28"/>
          <w:szCs w:val="28"/>
        </w:rPr>
        <w:t> clock, that means that every second, it is capable of performing 3,500,000,000 instruction sets per second. The highest clock cycles on processors available today is around </w:t>
      </w:r>
      <w:r w:rsidRPr="00592B2D">
        <w:rPr>
          <w:rFonts w:ascii="Times New Roman" w:eastAsia="Times New Roman" w:hAnsi="Times New Roman" w:cs="Times New Roman"/>
          <w:b/>
          <w:bCs/>
          <w:color w:val="222222"/>
          <w:sz w:val="28"/>
          <w:szCs w:val="28"/>
        </w:rPr>
        <w:t xml:space="preserve">4 </w:t>
      </w:r>
      <w:proofErr w:type="gramStart"/>
      <w:r w:rsidRPr="00592B2D">
        <w:rPr>
          <w:rFonts w:ascii="Times New Roman" w:eastAsia="Times New Roman" w:hAnsi="Times New Roman" w:cs="Times New Roman"/>
          <w:b/>
          <w:bCs/>
          <w:color w:val="222222"/>
          <w:sz w:val="28"/>
          <w:szCs w:val="28"/>
        </w:rPr>
        <w:t>GHz</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If you double the speed of the clock, leaving all other hardware unchanged, you will not necessarily double the processing speed. The other components like RAM, hard drive, motherboard, and the number of </w:t>
      </w:r>
      <w:r w:rsidRPr="00592B2D">
        <w:rPr>
          <w:rFonts w:ascii="Times New Roman" w:eastAsia="Times New Roman" w:hAnsi="Times New Roman" w:cs="Times New Roman"/>
          <w:b/>
          <w:bCs/>
          <w:color w:val="222222"/>
          <w:sz w:val="28"/>
          <w:szCs w:val="28"/>
        </w:rPr>
        <w:t>processor cores</w:t>
      </w:r>
      <w:r w:rsidRPr="00592B2D">
        <w:rPr>
          <w:rFonts w:ascii="Times New Roman" w:eastAsia="Times New Roman" w:hAnsi="Times New Roman" w:cs="Times New Roman"/>
          <w:color w:val="222222"/>
          <w:sz w:val="28"/>
          <w:szCs w:val="28"/>
        </w:rPr>
        <w:t> (e.g., dual core or quad core) are also have to upgrade for improve the computer speed.</w:t>
      </w:r>
    </w:p>
    <w:p w14:paraId="60615FFD" w14:textId="37ED5C83" w:rsidR="00C46FFF" w:rsidRPr="00592B2D" w:rsidRDefault="00C46FFF" w:rsidP="00C46FFF">
      <w:pPr>
        <w:pStyle w:val="ListParagraph"/>
        <w:numPr>
          <w:ilvl w:val="0"/>
          <w:numId w:val="7"/>
        </w:numPr>
        <w:spacing w:after="0" w:line="240" w:lineRule="auto"/>
        <w:rPr>
          <w:rFonts w:ascii="Times New Roman" w:eastAsia="Times New Roman" w:hAnsi="Times New Roman" w:cs="Times New Roman"/>
          <w:sz w:val="28"/>
          <w:szCs w:val="28"/>
        </w:rPr>
      </w:pPr>
      <w:r w:rsidRPr="00592B2D">
        <w:rPr>
          <w:rFonts w:ascii="Times New Roman" w:hAnsi="Times New Roman" w:cs="Times New Roman"/>
          <w:noProof/>
          <w:sz w:val="28"/>
          <w:szCs w:val="28"/>
        </w:rPr>
        <w:drawing>
          <wp:inline distT="0" distB="0" distL="0" distR="0" wp14:anchorId="4153FC9F" wp14:editId="21904D2C">
            <wp:extent cx="5029200" cy="617220"/>
            <wp:effectExtent l="0" t="0" r="0" b="0"/>
            <wp:docPr id="5" name="Picture 5" descr="Clock speed in Intel core i3, i5 and 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ock speed in Intel core i3, i5 and i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617220"/>
                    </a:xfrm>
                    <a:prstGeom prst="rect">
                      <a:avLst/>
                    </a:prstGeom>
                    <a:noFill/>
                    <a:ln>
                      <a:noFill/>
                    </a:ln>
                  </pic:spPr>
                </pic:pic>
              </a:graphicData>
            </a:graphic>
          </wp:inline>
        </w:drawing>
      </w:r>
    </w:p>
    <w:p w14:paraId="12AC4D59" w14:textId="77777777" w:rsidR="00C46FFF" w:rsidRPr="00592B2D" w:rsidRDefault="00C46FFF" w:rsidP="00C46FFF">
      <w:pPr>
        <w:pStyle w:val="ListParagraph"/>
        <w:numPr>
          <w:ilvl w:val="0"/>
          <w:numId w:val="7"/>
        </w:numPr>
        <w:shd w:val="clear" w:color="auto" w:fill="FFFFFF"/>
        <w:spacing w:before="225" w:after="45" w:line="240" w:lineRule="auto"/>
        <w:jc w:val="both"/>
        <w:outlineLvl w:val="1"/>
        <w:rPr>
          <w:rFonts w:ascii="Times New Roman" w:eastAsia="Times New Roman" w:hAnsi="Times New Roman" w:cs="Times New Roman"/>
          <w:color w:val="04AA6D"/>
          <w:sz w:val="28"/>
          <w:szCs w:val="28"/>
        </w:rPr>
      </w:pPr>
      <w:r w:rsidRPr="00592B2D">
        <w:rPr>
          <w:rFonts w:ascii="Times New Roman" w:eastAsia="Times New Roman" w:hAnsi="Times New Roman" w:cs="Times New Roman"/>
          <w:color w:val="04AA6D"/>
          <w:sz w:val="28"/>
          <w:szCs w:val="28"/>
        </w:rPr>
        <w:t>Hyper-Threading</w:t>
      </w:r>
    </w:p>
    <w:p w14:paraId="771FFA0A" w14:textId="77777777" w:rsidR="00C46FFF" w:rsidRPr="00592B2D" w:rsidRDefault="00C46FFF" w:rsidP="00C46FFF">
      <w:pPr>
        <w:pStyle w:val="ListParagraph"/>
        <w:numPr>
          <w:ilvl w:val="0"/>
          <w:numId w:val="7"/>
        </w:numPr>
        <w:shd w:val="clear" w:color="auto" w:fill="FFFFFF"/>
        <w:spacing w:before="225" w:after="30" w:line="240" w:lineRule="auto"/>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Intel's implementation of Simultaneous </w:t>
      </w:r>
      <w:r w:rsidRPr="00592B2D">
        <w:rPr>
          <w:rFonts w:ascii="Times New Roman" w:eastAsia="Times New Roman" w:hAnsi="Times New Roman" w:cs="Times New Roman"/>
          <w:b/>
          <w:bCs/>
          <w:color w:val="222222"/>
          <w:sz w:val="28"/>
          <w:szCs w:val="28"/>
        </w:rPr>
        <w:t>Multi-Threading</w:t>
      </w:r>
      <w:r w:rsidRPr="00592B2D">
        <w:rPr>
          <w:rFonts w:ascii="Times New Roman" w:eastAsia="Times New Roman" w:hAnsi="Times New Roman" w:cs="Times New Roman"/>
          <w:color w:val="222222"/>
          <w:sz w:val="28"/>
          <w:szCs w:val="28"/>
        </w:rPr>
        <w:t> is known as Hyper-Threading Technology, or HT Technology. It is where your processor pretends to have 2 physical processor cores, yet only has 1 and some extra junk. It's available on Core i7 and </w:t>
      </w:r>
      <w:r w:rsidRPr="00592B2D">
        <w:rPr>
          <w:rFonts w:ascii="Times New Roman" w:eastAsia="Times New Roman" w:hAnsi="Times New Roman" w:cs="Times New Roman"/>
          <w:b/>
          <w:bCs/>
          <w:color w:val="222222"/>
          <w:sz w:val="28"/>
          <w:szCs w:val="28"/>
        </w:rPr>
        <w:t>Core i</w:t>
      </w:r>
      <w:proofErr w:type="gramStart"/>
      <w:r w:rsidRPr="00592B2D">
        <w:rPr>
          <w:rFonts w:ascii="Times New Roman" w:eastAsia="Times New Roman" w:hAnsi="Times New Roman" w:cs="Times New Roman"/>
          <w:b/>
          <w:bCs/>
          <w:color w:val="222222"/>
          <w:sz w:val="28"/>
          <w:szCs w:val="28"/>
        </w:rPr>
        <w:t>3</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but not on the mid-range core i5.</w:t>
      </w:r>
    </w:p>
    <w:p w14:paraId="20C84001" w14:textId="77777777" w:rsidR="00C46FFF" w:rsidRPr="00592B2D" w:rsidRDefault="00C46FFF" w:rsidP="00C46FFF">
      <w:pPr>
        <w:pStyle w:val="ListParagraph"/>
        <w:numPr>
          <w:ilvl w:val="0"/>
          <w:numId w:val="7"/>
        </w:numPr>
        <w:shd w:val="clear" w:color="auto" w:fill="FFFFFF"/>
        <w:spacing w:before="225" w:after="30" w:line="240" w:lineRule="auto"/>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Hyper-Threading Technology uses processor resources more efficiently, enabling multiple </w:t>
      </w:r>
      <w:r w:rsidRPr="00592B2D">
        <w:rPr>
          <w:rFonts w:ascii="Times New Roman" w:eastAsia="Times New Roman" w:hAnsi="Times New Roman" w:cs="Times New Roman"/>
          <w:b/>
          <w:bCs/>
          <w:color w:val="222222"/>
          <w:sz w:val="28"/>
          <w:szCs w:val="28"/>
        </w:rPr>
        <w:t>threads</w:t>
      </w:r>
      <w:r w:rsidRPr="00592B2D">
        <w:rPr>
          <w:rFonts w:ascii="Times New Roman" w:eastAsia="Times New Roman" w:hAnsi="Times New Roman" w:cs="Times New Roman"/>
          <w:color w:val="222222"/>
          <w:sz w:val="28"/>
          <w:szCs w:val="28"/>
        </w:rPr>
        <w:t> to run on each core. As a performance feature, it also increases processor throughput, improving overall performance on threaded software. The point of </w:t>
      </w:r>
      <w:r w:rsidRPr="00592B2D">
        <w:rPr>
          <w:rFonts w:ascii="Times New Roman" w:eastAsia="Times New Roman" w:hAnsi="Times New Roman" w:cs="Times New Roman"/>
          <w:b/>
          <w:bCs/>
          <w:color w:val="222222"/>
          <w:sz w:val="28"/>
          <w:szCs w:val="28"/>
        </w:rPr>
        <w:t>hyperthreading</w:t>
      </w:r>
      <w:r w:rsidRPr="00592B2D">
        <w:rPr>
          <w:rFonts w:ascii="Times New Roman" w:eastAsia="Times New Roman" w:hAnsi="Times New Roman" w:cs="Times New Roman"/>
          <w:color w:val="222222"/>
          <w:sz w:val="28"/>
          <w:szCs w:val="28"/>
        </w:rPr>
        <w:t> is that many times when you are executing code in the processor, there are parts of the processor that is idle. By including an extra set of CPU registers, the processor can act like it has two cores and thus use all parts of the processor in parallel. When the 2 cores both need to use one component of the processor, then one core ends up waiting of course. It is important to note that, </w:t>
      </w:r>
      <w:r w:rsidRPr="00592B2D">
        <w:rPr>
          <w:rFonts w:ascii="Times New Roman" w:eastAsia="Times New Roman" w:hAnsi="Times New Roman" w:cs="Times New Roman"/>
          <w:b/>
          <w:bCs/>
          <w:color w:val="222222"/>
          <w:sz w:val="28"/>
          <w:szCs w:val="28"/>
        </w:rPr>
        <w:t>Hyperthreading</w:t>
      </w:r>
      <w:r w:rsidRPr="00592B2D">
        <w:rPr>
          <w:rFonts w:ascii="Times New Roman" w:eastAsia="Times New Roman" w:hAnsi="Times New Roman" w:cs="Times New Roman"/>
          <w:color w:val="222222"/>
          <w:sz w:val="28"/>
          <w:szCs w:val="28"/>
        </w:rPr>
        <w:t xml:space="preserve"> does not double the performance of a system, it can increase performance by better </w:t>
      </w:r>
      <w:r w:rsidRPr="00592B2D">
        <w:rPr>
          <w:rFonts w:ascii="Times New Roman" w:eastAsia="Times New Roman" w:hAnsi="Times New Roman" w:cs="Times New Roman"/>
          <w:color w:val="222222"/>
          <w:sz w:val="28"/>
          <w:szCs w:val="28"/>
        </w:rPr>
        <w:lastRenderedPageBreak/>
        <w:t>utilizing idle resources leading to greater throughput for certain important workload types.</w:t>
      </w:r>
    </w:p>
    <w:p w14:paraId="3D4C2F45" w14:textId="2379D353" w:rsidR="00C46FFF" w:rsidRPr="00592B2D" w:rsidRDefault="00C46FFF" w:rsidP="00C46FFF">
      <w:pPr>
        <w:pStyle w:val="ListParagraph"/>
        <w:numPr>
          <w:ilvl w:val="0"/>
          <w:numId w:val="7"/>
        </w:numPr>
        <w:spacing w:after="0" w:line="240" w:lineRule="auto"/>
        <w:rPr>
          <w:rFonts w:ascii="Times New Roman" w:eastAsia="Times New Roman" w:hAnsi="Times New Roman" w:cs="Times New Roman"/>
          <w:sz w:val="28"/>
          <w:szCs w:val="28"/>
        </w:rPr>
      </w:pPr>
      <w:r w:rsidRPr="00592B2D">
        <w:rPr>
          <w:rFonts w:ascii="Times New Roman" w:hAnsi="Times New Roman" w:cs="Times New Roman"/>
          <w:noProof/>
          <w:sz w:val="28"/>
          <w:szCs w:val="28"/>
        </w:rPr>
        <w:drawing>
          <wp:inline distT="0" distB="0" distL="0" distR="0" wp14:anchorId="4E0F358E" wp14:editId="66C80BCE">
            <wp:extent cx="4762500" cy="609600"/>
            <wp:effectExtent l="0" t="0" r="0" b="0"/>
            <wp:docPr id="4" name="Picture 4" descr="Hyper-Threading in Intel core i3, i5 and 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yper-Threading in Intel core i3, i5 and i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609600"/>
                    </a:xfrm>
                    <a:prstGeom prst="rect">
                      <a:avLst/>
                    </a:prstGeom>
                    <a:noFill/>
                    <a:ln>
                      <a:noFill/>
                    </a:ln>
                  </pic:spPr>
                </pic:pic>
              </a:graphicData>
            </a:graphic>
          </wp:inline>
        </w:drawing>
      </w:r>
    </w:p>
    <w:p w14:paraId="2EBE39CB" w14:textId="77777777" w:rsidR="00C46FFF" w:rsidRPr="00592B2D" w:rsidRDefault="00C46FFF" w:rsidP="00C46FFF">
      <w:pPr>
        <w:pStyle w:val="ListParagraph"/>
        <w:numPr>
          <w:ilvl w:val="0"/>
          <w:numId w:val="7"/>
        </w:numPr>
        <w:shd w:val="clear" w:color="auto" w:fill="FFFFFF"/>
        <w:spacing w:before="225" w:after="45" w:line="240" w:lineRule="auto"/>
        <w:jc w:val="both"/>
        <w:outlineLvl w:val="1"/>
        <w:rPr>
          <w:rFonts w:ascii="Times New Roman" w:eastAsia="Times New Roman" w:hAnsi="Times New Roman" w:cs="Times New Roman"/>
          <w:color w:val="04AA6D"/>
          <w:sz w:val="28"/>
          <w:szCs w:val="28"/>
        </w:rPr>
      </w:pPr>
      <w:r w:rsidRPr="00592B2D">
        <w:rPr>
          <w:rFonts w:ascii="Times New Roman" w:eastAsia="Times New Roman" w:hAnsi="Times New Roman" w:cs="Times New Roman"/>
          <w:color w:val="04AA6D"/>
          <w:sz w:val="28"/>
          <w:szCs w:val="28"/>
        </w:rPr>
        <w:t>Turbo Boost</w:t>
      </w:r>
    </w:p>
    <w:p w14:paraId="52BBDE69" w14:textId="77777777" w:rsidR="00C46FFF" w:rsidRPr="00592B2D" w:rsidRDefault="00C46FFF" w:rsidP="00C46FFF">
      <w:pPr>
        <w:pStyle w:val="ListParagraph"/>
        <w:numPr>
          <w:ilvl w:val="0"/>
          <w:numId w:val="7"/>
        </w:numPr>
        <w:shd w:val="clear" w:color="auto" w:fill="FFFFFF"/>
        <w:spacing w:before="225" w:after="30" w:line="240" w:lineRule="auto"/>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Turbo boost is a great feature which monitors the present processor usage to determine how close the processor is to the maximum </w:t>
      </w:r>
      <w:r w:rsidRPr="00592B2D">
        <w:rPr>
          <w:rFonts w:ascii="Times New Roman" w:eastAsia="Times New Roman" w:hAnsi="Times New Roman" w:cs="Times New Roman"/>
          <w:b/>
          <w:bCs/>
          <w:color w:val="222222"/>
          <w:sz w:val="28"/>
          <w:szCs w:val="28"/>
        </w:rPr>
        <w:t xml:space="preserve">thermal design </w:t>
      </w:r>
      <w:proofErr w:type="gramStart"/>
      <w:r w:rsidRPr="00592B2D">
        <w:rPr>
          <w:rFonts w:ascii="Times New Roman" w:eastAsia="Times New Roman" w:hAnsi="Times New Roman" w:cs="Times New Roman"/>
          <w:b/>
          <w:bCs/>
          <w:color w:val="222222"/>
          <w:sz w:val="28"/>
          <w:szCs w:val="28"/>
        </w:rPr>
        <w:t>power</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or TDP. The TDP is the maximum amount of power the processor is supposed to use. That means, when fewer than the total number of cores are being used, the processor can turn off the unused cores and increase the clock speed on the rest of the cores. This is like </w:t>
      </w:r>
      <w:r w:rsidRPr="00592B2D">
        <w:rPr>
          <w:rFonts w:ascii="Times New Roman" w:eastAsia="Times New Roman" w:hAnsi="Times New Roman" w:cs="Times New Roman"/>
          <w:b/>
          <w:bCs/>
          <w:color w:val="222222"/>
          <w:sz w:val="28"/>
          <w:szCs w:val="28"/>
        </w:rPr>
        <w:t xml:space="preserve">dynamic </w:t>
      </w:r>
      <w:proofErr w:type="gramStart"/>
      <w:r w:rsidRPr="00592B2D">
        <w:rPr>
          <w:rFonts w:ascii="Times New Roman" w:eastAsia="Times New Roman" w:hAnsi="Times New Roman" w:cs="Times New Roman"/>
          <w:b/>
          <w:bCs/>
          <w:color w:val="222222"/>
          <w:sz w:val="28"/>
          <w:szCs w:val="28"/>
        </w:rPr>
        <w:t>overclocking</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when the system demands. For example, by default the processor runs at 2.3Ghz, and when under heavy load, it will automatically speed up the cores up to 3.3Ghz. Turbo boost is present in most modern Intel processors (not in i3) which allows the processor to process above </w:t>
      </w:r>
      <w:proofErr w:type="spellStart"/>
      <w:r w:rsidRPr="00592B2D">
        <w:rPr>
          <w:rFonts w:ascii="Times New Roman" w:eastAsia="Times New Roman" w:hAnsi="Times New Roman" w:cs="Times New Roman"/>
          <w:color w:val="222222"/>
          <w:sz w:val="28"/>
          <w:szCs w:val="28"/>
        </w:rPr>
        <w:t>it's</w:t>
      </w:r>
      <w:proofErr w:type="spellEnd"/>
      <w:r w:rsidRPr="00592B2D">
        <w:rPr>
          <w:rFonts w:ascii="Times New Roman" w:eastAsia="Times New Roman" w:hAnsi="Times New Roman" w:cs="Times New Roman"/>
          <w:color w:val="222222"/>
          <w:sz w:val="28"/>
          <w:szCs w:val="28"/>
        </w:rPr>
        <w:t xml:space="preserve"> base standard frequency, </w:t>
      </w:r>
      <w:r w:rsidRPr="00592B2D">
        <w:rPr>
          <w:rFonts w:ascii="Times New Roman" w:eastAsia="Times New Roman" w:hAnsi="Times New Roman" w:cs="Times New Roman"/>
          <w:b/>
          <w:bCs/>
          <w:color w:val="222222"/>
          <w:sz w:val="28"/>
          <w:szCs w:val="28"/>
        </w:rPr>
        <w:t xml:space="preserve">on </w:t>
      </w:r>
      <w:proofErr w:type="gramStart"/>
      <w:r w:rsidRPr="00592B2D">
        <w:rPr>
          <w:rFonts w:ascii="Times New Roman" w:eastAsia="Times New Roman" w:hAnsi="Times New Roman" w:cs="Times New Roman"/>
          <w:b/>
          <w:bCs/>
          <w:color w:val="222222"/>
          <w:sz w:val="28"/>
          <w:szCs w:val="28"/>
        </w:rPr>
        <w:t>demand</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Turbo boost is used to save battery and enhance </w:t>
      </w:r>
      <w:proofErr w:type="gramStart"/>
      <w:r w:rsidRPr="00592B2D">
        <w:rPr>
          <w:rFonts w:ascii="Times New Roman" w:eastAsia="Times New Roman" w:hAnsi="Times New Roman" w:cs="Times New Roman"/>
          <w:color w:val="222222"/>
          <w:sz w:val="28"/>
          <w:szCs w:val="28"/>
        </w:rPr>
        <w:t>usage based</w:t>
      </w:r>
      <w:proofErr w:type="gramEnd"/>
      <w:r w:rsidRPr="00592B2D">
        <w:rPr>
          <w:rFonts w:ascii="Times New Roman" w:eastAsia="Times New Roman" w:hAnsi="Times New Roman" w:cs="Times New Roman"/>
          <w:color w:val="222222"/>
          <w:sz w:val="28"/>
          <w:szCs w:val="28"/>
        </w:rPr>
        <w:t xml:space="preserve"> performance.</w:t>
      </w:r>
    </w:p>
    <w:p w14:paraId="0C504ECB" w14:textId="75127226" w:rsidR="00C46FFF" w:rsidRPr="00592B2D" w:rsidRDefault="00C46FFF" w:rsidP="00C46FFF">
      <w:pPr>
        <w:pStyle w:val="ListParagraph"/>
        <w:numPr>
          <w:ilvl w:val="0"/>
          <w:numId w:val="7"/>
        </w:numPr>
        <w:spacing w:after="0" w:line="240" w:lineRule="auto"/>
        <w:rPr>
          <w:rFonts w:ascii="Times New Roman" w:eastAsia="Times New Roman" w:hAnsi="Times New Roman" w:cs="Times New Roman"/>
          <w:sz w:val="28"/>
          <w:szCs w:val="28"/>
        </w:rPr>
      </w:pPr>
      <w:r w:rsidRPr="00592B2D">
        <w:rPr>
          <w:rFonts w:ascii="Times New Roman" w:hAnsi="Times New Roman" w:cs="Times New Roman"/>
          <w:noProof/>
          <w:sz w:val="28"/>
          <w:szCs w:val="28"/>
        </w:rPr>
        <w:drawing>
          <wp:inline distT="0" distB="0" distL="0" distR="0" wp14:anchorId="3886789B" wp14:editId="2F65F270">
            <wp:extent cx="4777740" cy="624840"/>
            <wp:effectExtent l="0" t="0" r="3810" b="3810"/>
            <wp:docPr id="3" name="Picture 3" descr="Turbo Boost in Intel core i3, i5 and 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urbo Boost in Intel core i3, i5 and i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7740" cy="624840"/>
                    </a:xfrm>
                    <a:prstGeom prst="rect">
                      <a:avLst/>
                    </a:prstGeom>
                    <a:noFill/>
                    <a:ln>
                      <a:noFill/>
                    </a:ln>
                  </pic:spPr>
                </pic:pic>
              </a:graphicData>
            </a:graphic>
          </wp:inline>
        </w:drawing>
      </w:r>
    </w:p>
    <w:p w14:paraId="7FEB83C1" w14:textId="77777777" w:rsidR="00C46FFF" w:rsidRPr="00592B2D" w:rsidRDefault="00C46FFF" w:rsidP="00C46FFF">
      <w:pPr>
        <w:pStyle w:val="ListParagraph"/>
        <w:numPr>
          <w:ilvl w:val="0"/>
          <w:numId w:val="7"/>
        </w:numPr>
        <w:shd w:val="clear" w:color="auto" w:fill="FFFFFF"/>
        <w:spacing w:before="225" w:after="45" w:line="240" w:lineRule="auto"/>
        <w:jc w:val="both"/>
        <w:outlineLvl w:val="1"/>
        <w:rPr>
          <w:rFonts w:ascii="Times New Roman" w:eastAsia="Times New Roman" w:hAnsi="Times New Roman" w:cs="Times New Roman"/>
          <w:color w:val="04AA6D"/>
          <w:sz w:val="28"/>
          <w:szCs w:val="28"/>
        </w:rPr>
      </w:pPr>
      <w:r w:rsidRPr="00592B2D">
        <w:rPr>
          <w:rFonts w:ascii="Times New Roman" w:eastAsia="Times New Roman" w:hAnsi="Times New Roman" w:cs="Times New Roman"/>
          <w:color w:val="04AA6D"/>
          <w:sz w:val="28"/>
          <w:szCs w:val="28"/>
        </w:rPr>
        <w:t>Cache memory</w:t>
      </w:r>
    </w:p>
    <w:p w14:paraId="092A844B" w14:textId="77777777" w:rsidR="00C46FFF" w:rsidRPr="00592B2D" w:rsidRDefault="00C46FFF" w:rsidP="00C46FFF">
      <w:pPr>
        <w:pStyle w:val="ListParagraph"/>
        <w:numPr>
          <w:ilvl w:val="0"/>
          <w:numId w:val="7"/>
        </w:numPr>
        <w:shd w:val="clear" w:color="auto" w:fill="FFFFFF"/>
        <w:spacing w:before="225" w:after="30" w:line="240" w:lineRule="auto"/>
        <w:jc w:val="both"/>
        <w:rPr>
          <w:rFonts w:ascii="Times New Roman" w:eastAsia="Times New Roman" w:hAnsi="Times New Roman" w:cs="Times New Roman"/>
          <w:color w:val="222222"/>
          <w:sz w:val="28"/>
          <w:szCs w:val="28"/>
        </w:rPr>
      </w:pPr>
      <w:r w:rsidRPr="00592B2D">
        <w:rPr>
          <w:rFonts w:ascii="Times New Roman" w:eastAsia="Times New Roman" w:hAnsi="Times New Roman" w:cs="Times New Roman"/>
          <w:color w:val="222222"/>
          <w:sz w:val="28"/>
          <w:szCs w:val="28"/>
        </w:rPr>
        <w:t>A cache is a smaller, </w:t>
      </w:r>
      <w:r w:rsidRPr="00592B2D">
        <w:rPr>
          <w:rFonts w:ascii="Times New Roman" w:eastAsia="Times New Roman" w:hAnsi="Times New Roman" w:cs="Times New Roman"/>
          <w:b/>
          <w:bCs/>
          <w:color w:val="222222"/>
          <w:sz w:val="28"/>
          <w:szCs w:val="28"/>
        </w:rPr>
        <w:t xml:space="preserve">faster </w:t>
      </w:r>
      <w:proofErr w:type="gramStart"/>
      <w:r w:rsidRPr="00592B2D">
        <w:rPr>
          <w:rFonts w:ascii="Times New Roman" w:eastAsia="Times New Roman" w:hAnsi="Times New Roman" w:cs="Times New Roman"/>
          <w:b/>
          <w:bCs/>
          <w:color w:val="222222"/>
          <w:sz w:val="28"/>
          <w:szCs w:val="28"/>
        </w:rPr>
        <w:t>memory</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closer to a processor core, which stores copies of the data from frequently used main memory locations. This memory is the fastest memory available to a processor. They were built in to decrease the time taken to access data by the </w:t>
      </w:r>
      <w:proofErr w:type="gramStart"/>
      <w:r w:rsidRPr="00592B2D">
        <w:rPr>
          <w:rFonts w:ascii="Times New Roman" w:eastAsia="Times New Roman" w:hAnsi="Times New Roman" w:cs="Times New Roman"/>
          <w:b/>
          <w:bCs/>
          <w:color w:val="222222"/>
          <w:sz w:val="28"/>
          <w:szCs w:val="28"/>
        </w:rPr>
        <w:t>processor</w:t>
      </w:r>
      <w:r w:rsidRPr="00592B2D">
        <w:rPr>
          <w:rFonts w:ascii="Times New Roman" w:eastAsia="Times New Roman" w:hAnsi="Times New Roman" w:cs="Times New Roman"/>
          <w:color w:val="222222"/>
          <w:sz w:val="28"/>
          <w:szCs w:val="28"/>
        </w:rPr>
        <w:t> .</w:t>
      </w:r>
      <w:proofErr w:type="gramEnd"/>
      <w:r w:rsidRPr="00592B2D">
        <w:rPr>
          <w:rFonts w:ascii="Times New Roman" w:eastAsia="Times New Roman" w:hAnsi="Times New Roman" w:cs="Times New Roman"/>
          <w:color w:val="222222"/>
          <w:sz w:val="28"/>
          <w:szCs w:val="28"/>
        </w:rPr>
        <w:t xml:space="preserve"> This time taken is called latency.</w:t>
      </w:r>
    </w:p>
    <w:p w14:paraId="132AD50E" w14:textId="57918F31" w:rsidR="00C46FFF" w:rsidRPr="00592B2D" w:rsidRDefault="00C46FFF" w:rsidP="00C46FFF">
      <w:pPr>
        <w:pStyle w:val="ListParagraph"/>
        <w:numPr>
          <w:ilvl w:val="0"/>
          <w:numId w:val="7"/>
        </w:numPr>
        <w:spacing w:after="0" w:line="240" w:lineRule="auto"/>
        <w:rPr>
          <w:rFonts w:ascii="Times New Roman" w:eastAsia="Times New Roman" w:hAnsi="Times New Roman" w:cs="Times New Roman"/>
          <w:sz w:val="28"/>
          <w:szCs w:val="28"/>
        </w:rPr>
      </w:pPr>
      <w:r w:rsidRPr="00592B2D">
        <w:rPr>
          <w:rFonts w:ascii="Times New Roman" w:hAnsi="Times New Roman" w:cs="Times New Roman"/>
          <w:noProof/>
          <w:sz w:val="28"/>
          <w:szCs w:val="28"/>
        </w:rPr>
        <w:drawing>
          <wp:inline distT="0" distB="0" distL="0" distR="0" wp14:anchorId="19CD9AFE" wp14:editId="7414A883">
            <wp:extent cx="4762500" cy="624840"/>
            <wp:effectExtent l="0" t="0" r="0" b="3810"/>
            <wp:docPr id="2" name="Picture 2" descr="Cache Memory in Intel core i3, i5 and 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che Memory in Intel core i3, i5 and i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624840"/>
                    </a:xfrm>
                    <a:prstGeom prst="rect">
                      <a:avLst/>
                    </a:prstGeom>
                    <a:noFill/>
                    <a:ln>
                      <a:noFill/>
                    </a:ln>
                  </pic:spPr>
                </pic:pic>
              </a:graphicData>
            </a:graphic>
          </wp:inline>
        </w:drawing>
      </w:r>
    </w:p>
    <w:p w14:paraId="6D3C26D1" w14:textId="77777777" w:rsidR="00C46FFF" w:rsidRPr="00592B2D" w:rsidRDefault="00C46FFF" w:rsidP="00C46FFF">
      <w:pPr>
        <w:pStyle w:val="ListParagraph"/>
        <w:numPr>
          <w:ilvl w:val="0"/>
          <w:numId w:val="7"/>
        </w:numPr>
        <w:shd w:val="clear" w:color="auto" w:fill="FFFFFF"/>
        <w:spacing w:before="225" w:after="45" w:line="240" w:lineRule="auto"/>
        <w:jc w:val="both"/>
        <w:outlineLvl w:val="1"/>
        <w:rPr>
          <w:rFonts w:ascii="Times New Roman" w:eastAsia="Times New Roman" w:hAnsi="Times New Roman" w:cs="Times New Roman"/>
          <w:color w:val="04AA6D"/>
          <w:sz w:val="28"/>
          <w:szCs w:val="28"/>
        </w:rPr>
      </w:pPr>
      <w:r w:rsidRPr="00592B2D">
        <w:rPr>
          <w:rFonts w:ascii="Times New Roman" w:eastAsia="Times New Roman" w:hAnsi="Times New Roman" w:cs="Times New Roman"/>
          <w:color w:val="04AA6D"/>
          <w:sz w:val="28"/>
          <w:szCs w:val="28"/>
        </w:rPr>
        <w:t>Summary:</w:t>
      </w:r>
    </w:p>
    <w:p w14:paraId="37AA0AA0" w14:textId="376B1729" w:rsidR="00C46FFF" w:rsidRPr="00592B2D" w:rsidRDefault="00C46FFF" w:rsidP="00C46FFF">
      <w:pPr>
        <w:pStyle w:val="ListParagraph"/>
        <w:numPr>
          <w:ilvl w:val="0"/>
          <w:numId w:val="7"/>
        </w:numPr>
        <w:spacing w:after="0" w:line="240" w:lineRule="auto"/>
        <w:rPr>
          <w:ins w:id="0" w:author="Unknown"/>
          <w:rFonts w:ascii="Times New Roman" w:eastAsia="Times New Roman" w:hAnsi="Times New Roman" w:cs="Times New Roman"/>
          <w:color w:val="222222"/>
          <w:sz w:val="28"/>
          <w:szCs w:val="28"/>
          <w:shd w:val="clear" w:color="auto" w:fill="FFFFFF"/>
        </w:rPr>
      </w:pPr>
      <w:r w:rsidRPr="00592B2D">
        <w:rPr>
          <w:rFonts w:ascii="Times New Roman" w:hAnsi="Times New Roman" w:cs="Times New Roman"/>
          <w:noProof/>
          <w:sz w:val="28"/>
          <w:szCs w:val="28"/>
        </w:rPr>
        <w:lastRenderedPageBreak/>
        <w:drawing>
          <wp:inline distT="0" distB="0" distL="0" distR="0" wp14:anchorId="7FBFBD17" wp14:editId="32E2873E">
            <wp:extent cx="4831080" cy="1706880"/>
            <wp:effectExtent l="0" t="0" r="7620" b="7620"/>
            <wp:docPr id="1" name="Picture 1" descr="Comparison of Intel core i3, i5 and 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arison of Intel core i3, i5 and i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1080" cy="1706880"/>
                    </a:xfrm>
                    <a:prstGeom prst="rect">
                      <a:avLst/>
                    </a:prstGeom>
                    <a:noFill/>
                    <a:ln>
                      <a:noFill/>
                    </a:ln>
                  </pic:spPr>
                </pic:pic>
              </a:graphicData>
            </a:graphic>
          </wp:inline>
        </w:drawing>
      </w:r>
      <w:r w:rsidRPr="00592B2D">
        <w:rPr>
          <w:rFonts w:ascii="Times New Roman" w:eastAsia="Times New Roman" w:hAnsi="Times New Roman" w:cs="Times New Roman"/>
          <w:color w:val="222222"/>
          <w:sz w:val="28"/>
          <w:szCs w:val="28"/>
        </w:rPr>
        <w:br/>
      </w:r>
    </w:p>
    <w:p w14:paraId="2A49325B" w14:textId="3938E542" w:rsidR="00CA0FB9" w:rsidRPr="003F1CF0" w:rsidRDefault="00CA0FB9">
      <w:pPr>
        <w:rPr>
          <w:sz w:val="28"/>
          <w:szCs w:val="28"/>
        </w:rPr>
      </w:pPr>
    </w:p>
    <w:p w14:paraId="56BFED8A" w14:textId="241A5D8B" w:rsidR="00192547" w:rsidRPr="003F1CF0" w:rsidRDefault="00192547">
      <w:pPr>
        <w:rPr>
          <w:sz w:val="28"/>
          <w:szCs w:val="28"/>
        </w:rPr>
      </w:pPr>
      <w:r w:rsidRPr="003F1CF0">
        <w:rPr>
          <w:rFonts w:ascii="Roboto Condensed" w:hAnsi="Roboto Condensed"/>
          <w:b/>
          <w:bCs/>
          <w:color w:val="000000"/>
          <w:spacing w:val="4"/>
          <w:sz w:val="28"/>
          <w:szCs w:val="28"/>
          <w:shd w:val="clear" w:color="auto" w:fill="FFFFFF"/>
        </w:rPr>
        <w:t>Helio</w:t>
      </w:r>
      <w:r w:rsidRPr="003F1CF0">
        <w:rPr>
          <w:rFonts w:ascii="Roboto Condensed" w:hAnsi="Roboto Condensed"/>
          <w:color w:val="000000"/>
          <w:spacing w:val="4"/>
          <w:sz w:val="28"/>
          <w:szCs w:val="28"/>
          <w:shd w:val="clear" w:color="auto" w:fill="FFFFFF"/>
        </w:rPr>
        <w:t> is a family of </w:t>
      </w:r>
      <w:hyperlink r:id="rId13" w:tooltip="64-bit architecture" w:history="1">
        <w:r w:rsidRPr="003F1CF0">
          <w:rPr>
            <w:rStyle w:val="Hyperlink"/>
            <w:rFonts w:ascii="Roboto Condensed" w:hAnsi="Roboto Condensed"/>
            <w:color w:val="0645AD"/>
            <w:spacing w:val="4"/>
            <w:sz w:val="28"/>
            <w:szCs w:val="28"/>
            <w:shd w:val="clear" w:color="auto" w:fill="FFFFFF"/>
          </w:rPr>
          <w:t>64-bit</w:t>
        </w:r>
      </w:hyperlink>
      <w:r w:rsidRPr="003F1CF0">
        <w:rPr>
          <w:rFonts w:ascii="Roboto Condensed" w:hAnsi="Roboto Condensed"/>
          <w:color w:val="000000"/>
          <w:spacing w:val="4"/>
          <w:sz w:val="28"/>
          <w:szCs w:val="28"/>
          <w:shd w:val="clear" w:color="auto" w:fill="FFFFFF"/>
        </w:rPr>
        <w:t> multi-core </w:t>
      </w:r>
      <w:hyperlink r:id="rId14" w:tooltip="ARM" w:history="1">
        <w:r w:rsidRPr="003F1CF0">
          <w:rPr>
            <w:rStyle w:val="Hyperlink"/>
            <w:rFonts w:ascii="Roboto Condensed" w:hAnsi="Roboto Condensed"/>
            <w:color w:val="0645AD"/>
            <w:spacing w:val="4"/>
            <w:sz w:val="28"/>
            <w:szCs w:val="28"/>
            <w:shd w:val="clear" w:color="auto" w:fill="FFFFFF"/>
          </w:rPr>
          <w:t>ARM</w:t>
        </w:r>
      </w:hyperlink>
      <w:r w:rsidRPr="003F1CF0">
        <w:rPr>
          <w:rFonts w:ascii="Roboto Condensed" w:hAnsi="Roboto Condensed"/>
          <w:color w:val="000000"/>
          <w:spacing w:val="4"/>
          <w:sz w:val="28"/>
          <w:szCs w:val="28"/>
          <w:shd w:val="clear" w:color="auto" w:fill="FFFFFF"/>
        </w:rPr>
        <w:t> </w:t>
      </w:r>
      <w:hyperlink r:id="rId15" w:tooltip="system on chip (page does not exist)" w:history="1">
        <w:r w:rsidRPr="003F1CF0">
          <w:rPr>
            <w:rStyle w:val="Hyperlink"/>
            <w:rFonts w:ascii="Roboto Condensed" w:hAnsi="Roboto Condensed"/>
            <w:color w:val="BA0000"/>
            <w:spacing w:val="4"/>
            <w:sz w:val="28"/>
            <w:szCs w:val="28"/>
            <w:shd w:val="clear" w:color="auto" w:fill="FFFFFF"/>
          </w:rPr>
          <w:t>system on chips</w:t>
        </w:r>
      </w:hyperlink>
      <w:r w:rsidRPr="003F1CF0">
        <w:rPr>
          <w:rFonts w:ascii="Roboto Condensed" w:hAnsi="Roboto Condensed"/>
          <w:color w:val="000000"/>
          <w:spacing w:val="4"/>
          <w:sz w:val="28"/>
          <w:szCs w:val="28"/>
          <w:shd w:val="clear" w:color="auto" w:fill="FFFFFF"/>
        </w:rPr>
        <w:t> developed by </w:t>
      </w:r>
      <w:hyperlink r:id="rId16" w:tooltip="MediaTek" w:history="1">
        <w:r w:rsidRPr="003F1CF0">
          <w:rPr>
            <w:rStyle w:val="Hyperlink"/>
            <w:rFonts w:ascii="Roboto Condensed" w:hAnsi="Roboto Condensed"/>
            <w:color w:val="0645AD"/>
            <w:spacing w:val="4"/>
            <w:sz w:val="28"/>
            <w:szCs w:val="28"/>
            <w:shd w:val="clear" w:color="auto" w:fill="FFFFFF"/>
          </w:rPr>
          <w:t>MediaTek</w:t>
        </w:r>
      </w:hyperlink>
      <w:r w:rsidRPr="003F1CF0">
        <w:rPr>
          <w:rFonts w:ascii="Roboto Condensed" w:hAnsi="Roboto Condensed"/>
          <w:color w:val="000000"/>
          <w:spacing w:val="4"/>
          <w:sz w:val="28"/>
          <w:szCs w:val="28"/>
          <w:shd w:val="clear" w:color="auto" w:fill="FFFFFF"/>
        </w:rPr>
        <w:t> and launched in </w:t>
      </w:r>
      <w:hyperlink r:id="rId17" w:tooltip="2015" w:history="1">
        <w:r w:rsidRPr="003F1CF0">
          <w:rPr>
            <w:rStyle w:val="Hyperlink"/>
            <w:rFonts w:ascii="Roboto Condensed" w:hAnsi="Roboto Condensed"/>
            <w:color w:val="0645AD"/>
            <w:spacing w:val="4"/>
            <w:sz w:val="28"/>
            <w:szCs w:val="28"/>
            <w:shd w:val="clear" w:color="auto" w:fill="FFFFFF"/>
          </w:rPr>
          <w:t>2015</w:t>
        </w:r>
      </w:hyperlink>
    </w:p>
    <w:p w14:paraId="1EB5A165" w14:textId="77777777" w:rsidR="00654642" w:rsidRPr="00654642" w:rsidRDefault="00654642" w:rsidP="00654642">
      <w:pPr>
        <w:shd w:val="clear" w:color="auto" w:fill="FFFFFF"/>
        <w:spacing w:line="240" w:lineRule="auto"/>
        <w:rPr>
          <w:rFonts w:ascii="Arial" w:eastAsia="Times New Roman" w:hAnsi="Arial" w:cs="Arial"/>
          <w:color w:val="202124"/>
          <w:sz w:val="28"/>
          <w:szCs w:val="28"/>
        </w:rPr>
      </w:pPr>
      <w:proofErr w:type="spellStart"/>
      <w:r w:rsidRPr="00654642">
        <w:rPr>
          <w:rFonts w:ascii="Arial" w:eastAsia="Times New Roman" w:hAnsi="Arial" w:cs="Arial"/>
          <w:color w:val="202124"/>
          <w:sz w:val="28"/>
          <w:szCs w:val="28"/>
        </w:rPr>
        <w:t>elio</w:t>
      </w:r>
      <w:proofErr w:type="spellEnd"/>
      <w:r w:rsidRPr="00654642">
        <w:rPr>
          <w:rFonts w:ascii="Arial" w:eastAsia="Times New Roman" w:hAnsi="Arial" w:cs="Arial"/>
          <w:color w:val="202124"/>
          <w:sz w:val="28"/>
          <w:szCs w:val="28"/>
        </w:rPr>
        <w:t xml:space="preserve"> G Series</w:t>
      </w:r>
    </w:p>
    <w:tbl>
      <w:tblPr>
        <w:tblW w:w="9780" w:type="dxa"/>
        <w:tblCellMar>
          <w:top w:w="15" w:type="dxa"/>
          <w:left w:w="15" w:type="dxa"/>
          <w:bottom w:w="15" w:type="dxa"/>
          <w:right w:w="15" w:type="dxa"/>
        </w:tblCellMar>
        <w:tblLook w:val="04A0" w:firstRow="1" w:lastRow="0" w:firstColumn="1" w:lastColumn="0" w:noHBand="0" w:noVBand="1"/>
      </w:tblPr>
      <w:tblGrid>
        <w:gridCol w:w="2625"/>
        <w:gridCol w:w="4801"/>
        <w:gridCol w:w="2354"/>
      </w:tblGrid>
      <w:tr w:rsidR="00654642" w:rsidRPr="00654642" w14:paraId="6B93CA5A" w14:textId="77777777" w:rsidTr="00654642">
        <w:trPr>
          <w:trHeight w:val="390"/>
        </w:trPr>
        <w:tc>
          <w:tcPr>
            <w:tcW w:w="0" w:type="auto"/>
            <w:tcMar>
              <w:top w:w="120" w:type="dxa"/>
              <w:left w:w="0" w:type="dxa"/>
              <w:bottom w:w="120" w:type="dxa"/>
              <w:right w:w="150" w:type="dxa"/>
            </w:tcMar>
            <w:hideMark/>
          </w:tcPr>
          <w:p w14:paraId="38FD6D51" w14:textId="77777777" w:rsidR="00654642" w:rsidRPr="00654642" w:rsidRDefault="00654642" w:rsidP="00654642">
            <w:pPr>
              <w:spacing w:after="0" w:line="240" w:lineRule="auto"/>
              <w:rPr>
                <w:rFonts w:ascii="Times New Roman" w:eastAsia="Times New Roman" w:hAnsi="Times New Roman" w:cs="Times New Roman"/>
                <w:b/>
                <w:bCs/>
                <w:color w:val="202124"/>
                <w:sz w:val="28"/>
                <w:szCs w:val="28"/>
              </w:rPr>
            </w:pPr>
            <w:r w:rsidRPr="00654642">
              <w:rPr>
                <w:rFonts w:ascii="Times New Roman" w:eastAsia="Times New Roman" w:hAnsi="Times New Roman" w:cs="Times New Roman"/>
                <w:b/>
                <w:bCs/>
                <w:color w:val="202124"/>
                <w:sz w:val="28"/>
                <w:szCs w:val="28"/>
              </w:rPr>
              <w:t>Processor Name</w:t>
            </w:r>
          </w:p>
        </w:tc>
        <w:tc>
          <w:tcPr>
            <w:tcW w:w="0" w:type="auto"/>
            <w:tcMar>
              <w:top w:w="120" w:type="dxa"/>
              <w:left w:w="150" w:type="dxa"/>
              <w:bottom w:w="120" w:type="dxa"/>
              <w:right w:w="150" w:type="dxa"/>
            </w:tcMar>
            <w:hideMark/>
          </w:tcPr>
          <w:p w14:paraId="6D579D28" w14:textId="77777777" w:rsidR="00654642" w:rsidRPr="00654642" w:rsidRDefault="00654642" w:rsidP="00654642">
            <w:pPr>
              <w:spacing w:after="0" w:line="240" w:lineRule="auto"/>
              <w:rPr>
                <w:rFonts w:ascii="Times New Roman" w:eastAsia="Times New Roman" w:hAnsi="Times New Roman" w:cs="Times New Roman"/>
                <w:b/>
                <w:bCs/>
                <w:color w:val="202124"/>
                <w:sz w:val="28"/>
                <w:szCs w:val="28"/>
              </w:rPr>
            </w:pPr>
            <w:r w:rsidRPr="00654642">
              <w:rPr>
                <w:rFonts w:ascii="Times New Roman" w:eastAsia="Times New Roman" w:hAnsi="Times New Roman" w:cs="Times New Roman"/>
                <w:b/>
                <w:bCs/>
                <w:color w:val="202124"/>
                <w:sz w:val="28"/>
                <w:szCs w:val="28"/>
              </w:rPr>
              <w:t>GPU</w:t>
            </w:r>
          </w:p>
        </w:tc>
        <w:tc>
          <w:tcPr>
            <w:tcW w:w="0" w:type="auto"/>
            <w:tcMar>
              <w:top w:w="120" w:type="dxa"/>
              <w:left w:w="150" w:type="dxa"/>
              <w:bottom w:w="120" w:type="dxa"/>
              <w:right w:w="150" w:type="dxa"/>
            </w:tcMar>
            <w:hideMark/>
          </w:tcPr>
          <w:p w14:paraId="5534F47A" w14:textId="77777777" w:rsidR="00654642" w:rsidRPr="00654642" w:rsidRDefault="00654642" w:rsidP="00654642">
            <w:pPr>
              <w:spacing w:after="0" w:line="240" w:lineRule="auto"/>
              <w:rPr>
                <w:rFonts w:ascii="Times New Roman" w:eastAsia="Times New Roman" w:hAnsi="Times New Roman" w:cs="Times New Roman"/>
                <w:b/>
                <w:bCs/>
                <w:color w:val="202124"/>
                <w:sz w:val="28"/>
                <w:szCs w:val="28"/>
              </w:rPr>
            </w:pPr>
            <w:r w:rsidRPr="00654642">
              <w:rPr>
                <w:rFonts w:ascii="Times New Roman" w:eastAsia="Times New Roman" w:hAnsi="Times New Roman" w:cs="Times New Roman"/>
                <w:b/>
                <w:bCs/>
                <w:color w:val="202124"/>
                <w:sz w:val="28"/>
                <w:szCs w:val="28"/>
              </w:rPr>
              <w:t>Devices</w:t>
            </w:r>
          </w:p>
        </w:tc>
      </w:tr>
      <w:tr w:rsidR="00654642" w:rsidRPr="00654642" w14:paraId="6A0F859D" w14:textId="77777777" w:rsidTr="00654642">
        <w:trPr>
          <w:trHeight w:val="390"/>
        </w:trPr>
        <w:tc>
          <w:tcPr>
            <w:tcW w:w="0" w:type="auto"/>
            <w:tcMar>
              <w:top w:w="120" w:type="dxa"/>
              <w:left w:w="0" w:type="dxa"/>
              <w:bottom w:w="120" w:type="dxa"/>
              <w:right w:w="150" w:type="dxa"/>
            </w:tcMar>
            <w:vAlign w:val="center"/>
            <w:hideMark/>
          </w:tcPr>
          <w:p w14:paraId="1FC6DD54"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b/>
                <w:bCs/>
                <w:sz w:val="28"/>
                <w:szCs w:val="28"/>
              </w:rPr>
              <w:t>Helio G85</w:t>
            </w:r>
          </w:p>
        </w:tc>
        <w:tc>
          <w:tcPr>
            <w:tcW w:w="0" w:type="auto"/>
            <w:tcMar>
              <w:top w:w="120" w:type="dxa"/>
              <w:left w:w="150" w:type="dxa"/>
              <w:bottom w:w="120" w:type="dxa"/>
              <w:right w:w="150" w:type="dxa"/>
            </w:tcMar>
            <w:vAlign w:val="center"/>
            <w:hideMark/>
          </w:tcPr>
          <w:p w14:paraId="2B259218"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b/>
                <w:bCs/>
                <w:sz w:val="28"/>
                <w:szCs w:val="28"/>
              </w:rPr>
              <w:t>Mali G52 MC2 @ 1 GHz</w:t>
            </w:r>
          </w:p>
        </w:tc>
        <w:tc>
          <w:tcPr>
            <w:tcW w:w="0" w:type="auto"/>
            <w:tcMar>
              <w:top w:w="120" w:type="dxa"/>
              <w:left w:w="150" w:type="dxa"/>
              <w:bottom w:w="120" w:type="dxa"/>
              <w:right w:w="150" w:type="dxa"/>
            </w:tcMar>
            <w:vAlign w:val="center"/>
            <w:hideMark/>
          </w:tcPr>
          <w:p w14:paraId="5B626D7F"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sz w:val="28"/>
                <w:szCs w:val="28"/>
              </w:rPr>
              <w:t>Redmi Note 9</w:t>
            </w:r>
          </w:p>
        </w:tc>
      </w:tr>
      <w:tr w:rsidR="00654642" w:rsidRPr="00654642" w14:paraId="6AECA111" w14:textId="77777777" w:rsidTr="00654642">
        <w:trPr>
          <w:trHeight w:val="390"/>
        </w:trPr>
        <w:tc>
          <w:tcPr>
            <w:tcW w:w="0" w:type="auto"/>
            <w:tcMar>
              <w:top w:w="120" w:type="dxa"/>
              <w:left w:w="0" w:type="dxa"/>
              <w:bottom w:w="120" w:type="dxa"/>
              <w:right w:w="150" w:type="dxa"/>
            </w:tcMar>
            <w:vAlign w:val="center"/>
            <w:hideMark/>
          </w:tcPr>
          <w:p w14:paraId="7085C820"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sz w:val="28"/>
                <w:szCs w:val="28"/>
              </w:rPr>
              <w:t>Helio G80</w:t>
            </w:r>
          </w:p>
        </w:tc>
        <w:tc>
          <w:tcPr>
            <w:tcW w:w="0" w:type="auto"/>
            <w:tcMar>
              <w:top w:w="120" w:type="dxa"/>
              <w:left w:w="150" w:type="dxa"/>
              <w:bottom w:w="120" w:type="dxa"/>
              <w:right w:w="150" w:type="dxa"/>
            </w:tcMar>
            <w:vAlign w:val="center"/>
            <w:hideMark/>
          </w:tcPr>
          <w:p w14:paraId="575B69A3"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sz w:val="28"/>
                <w:szCs w:val="28"/>
              </w:rPr>
              <w:t>Mali G52 MC2 at 950 MHz</w:t>
            </w:r>
          </w:p>
        </w:tc>
        <w:tc>
          <w:tcPr>
            <w:tcW w:w="0" w:type="auto"/>
            <w:tcMar>
              <w:top w:w="120" w:type="dxa"/>
              <w:left w:w="150" w:type="dxa"/>
              <w:bottom w:w="120" w:type="dxa"/>
              <w:right w:w="150" w:type="dxa"/>
            </w:tcMar>
            <w:vAlign w:val="center"/>
            <w:hideMark/>
          </w:tcPr>
          <w:p w14:paraId="68F06F59"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sz w:val="28"/>
                <w:szCs w:val="28"/>
              </w:rPr>
              <w:t>Redmi 9</w:t>
            </w:r>
          </w:p>
        </w:tc>
      </w:tr>
      <w:tr w:rsidR="00654642" w:rsidRPr="00654642" w14:paraId="72A82FBD" w14:textId="77777777" w:rsidTr="00654642">
        <w:trPr>
          <w:trHeight w:val="390"/>
        </w:trPr>
        <w:tc>
          <w:tcPr>
            <w:tcW w:w="0" w:type="auto"/>
            <w:tcMar>
              <w:top w:w="120" w:type="dxa"/>
              <w:left w:w="0" w:type="dxa"/>
              <w:bottom w:w="120" w:type="dxa"/>
              <w:right w:w="150" w:type="dxa"/>
            </w:tcMar>
            <w:vAlign w:val="center"/>
            <w:hideMark/>
          </w:tcPr>
          <w:p w14:paraId="12EBED0F"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sz w:val="28"/>
                <w:szCs w:val="28"/>
              </w:rPr>
              <w:t>Helio G70</w:t>
            </w:r>
          </w:p>
        </w:tc>
        <w:tc>
          <w:tcPr>
            <w:tcW w:w="0" w:type="auto"/>
            <w:tcMar>
              <w:top w:w="120" w:type="dxa"/>
              <w:left w:w="150" w:type="dxa"/>
              <w:bottom w:w="120" w:type="dxa"/>
              <w:right w:w="150" w:type="dxa"/>
            </w:tcMar>
            <w:vAlign w:val="center"/>
            <w:hideMark/>
          </w:tcPr>
          <w:p w14:paraId="7FF210DE"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sz w:val="28"/>
                <w:szCs w:val="28"/>
              </w:rPr>
              <w:t>Mali G52 MC2 at 820 MHz</w:t>
            </w:r>
          </w:p>
        </w:tc>
        <w:tc>
          <w:tcPr>
            <w:tcW w:w="0" w:type="auto"/>
            <w:tcMar>
              <w:top w:w="120" w:type="dxa"/>
              <w:left w:w="150" w:type="dxa"/>
              <w:bottom w:w="120" w:type="dxa"/>
              <w:right w:w="150" w:type="dxa"/>
            </w:tcMar>
            <w:vAlign w:val="center"/>
            <w:hideMark/>
          </w:tcPr>
          <w:p w14:paraId="047E0C3D"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sz w:val="28"/>
                <w:szCs w:val="28"/>
              </w:rPr>
              <w:t>Realme C3</w:t>
            </w:r>
          </w:p>
        </w:tc>
      </w:tr>
      <w:tr w:rsidR="00654642" w:rsidRPr="00654642" w14:paraId="7A2E205D" w14:textId="77777777" w:rsidTr="00654642">
        <w:trPr>
          <w:trHeight w:val="390"/>
        </w:trPr>
        <w:tc>
          <w:tcPr>
            <w:tcW w:w="0" w:type="auto"/>
            <w:tcMar>
              <w:top w:w="120" w:type="dxa"/>
              <w:left w:w="0" w:type="dxa"/>
              <w:bottom w:w="120" w:type="dxa"/>
              <w:right w:w="150" w:type="dxa"/>
            </w:tcMar>
            <w:vAlign w:val="center"/>
            <w:hideMark/>
          </w:tcPr>
          <w:p w14:paraId="393C4C9D"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sz w:val="28"/>
                <w:szCs w:val="28"/>
              </w:rPr>
              <w:t>Helio G35</w:t>
            </w:r>
          </w:p>
        </w:tc>
        <w:tc>
          <w:tcPr>
            <w:tcW w:w="0" w:type="auto"/>
            <w:tcMar>
              <w:top w:w="120" w:type="dxa"/>
              <w:left w:w="150" w:type="dxa"/>
              <w:bottom w:w="120" w:type="dxa"/>
              <w:right w:w="150" w:type="dxa"/>
            </w:tcMar>
            <w:vAlign w:val="center"/>
            <w:hideMark/>
          </w:tcPr>
          <w:p w14:paraId="5953ECB0" w14:textId="77777777" w:rsidR="00654642" w:rsidRPr="00654642" w:rsidRDefault="00654642" w:rsidP="00654642">
            <w:pPr>
              <w:spacing w:after="0" w:line="240" w:lineRule="auto"/>
              <w:rPr>
                <w:rFonts w:ascii="Times New Roman" w:eastAsia="Times New Roman" w:hAnsi="Times New Roman" w:cs="Times New Roman"/>
                <w:sz w:val="28"/>
                <w:szCs w:val="28"/>
              </w:rPr>
            </w:pPr>
            <w:proofErr w:type="spellStart"/>
            <w:r w:rsidRPr="00654642">
              <w:rPr>
                <w:rFonts w:ascii="Times New Roman" w:eastAsia="Times New Roman" w:hAnsi="Times New Roman" w:cs="Times New Roman"/>
                <w:sz w:val="28"/>
                <w:szCs w:val="28"/>
              </w:rPr>
              <w:t>PowerVR</w:t>
            </w:r>
            <w:proofErr w:type="spellEnd"/>
            <w:r w:rsidRPr="00654642">
              <w:rPr>
                <w:rFonts w:ascii="Times New Roman" w:eastAsia="Times New Roman" w:hAnsi="Times New Roman" w:cs="Times New Roman"/>
                <w:sz w:val="28"/>
                <w:szCs w:val="28"/>
              </w:rPr>
              <w:t xml:space="preserve"> GE8320 at 680 MHz</w:t>
            </w:r>
          </w:p>
        </w:tc>
        <w:tc>
          <w:tcPr>
            <w:tcW w:w="0" w:type="auto"/>
            <w:tcMar>
              <w:top w:w="120" w:type="dxa"/>
              <w:left w:w="150" w:type="dxa"/>
              <w:bottom w:w="120" w:type="dxa"/>
              <w:right w:w="150" w:type="dxa"/>
            </w:tcMar>
            <w:vAlign w:val="center"/>
            <w:hideMark/>
          </w:tcPr>
          <w:p w14:paraId="03AC0AFC" w14:textId="77777777" w:rsidR="00654642" w:rsidRPr="00654642" w:rsidRDefault="00654642" w:rsidP="00654642">
            <w:pPr>
              <w:spacing w:after="0" w:line="240" w:lineRule="auto"/>
              <w:rPr>
                <w:rFonts w:ascii="Times New Roman" w:eastAsia="Times New Roman" w:hAnsi="Times New Roman" w:cs="Times New Roman"/>
                <w:sz w:val="28"/>
                <w:szCs w:val="28"/>
              </w:rPr>
            </w:pPr>
            <w:r w:rsidRPr="00654642">
              <w:rPr>
                <w:rFonts w:ascii="Times New Roman" w:eastAsia="Times New Roman" w:hAnsi="Times New Roman" w:cs="Times New Roman"/>
                <w:sz w:val="28"/>
                <w:szCs w:val="28"/>
              </w:rPr>
              <w:t>Realme C11</w:t>
            </w:r>
          </w:p>
        </w:tc>
      </w:tr>
    </w:tbl>
    <w:p w14:paraId="22836C9F" w14:textId="528B8739" w:rsidR="00654642" w:rsidRPr="003F1CF0" w:rsidRDefault="00654642">
      <w:pPr>
        <w:rPr>
          <w:sz w:val="28"/>
          <w:szCs w:val="28"/>
        </w:rPr>
      </w:pPr>
    </w:p>
    <w:p w14:paraId="4DCF7ADC" w14:textId="2BA92C01" w:rsidR="00654642" w:rsidRPr="003F1CF0" w:rsidRDefault="00654642">
      <w:pPr>
        <w:rPr>
          <w:sz w:val="28"/>
          <w:szCs w:val="28"/>
        </w:rPr>
      </w:pPr>
    </w:p>
    <w:p w14:paraId="1409F34A" w14:textId="5CC717F3" w:rsidR="00654642" w:rsidRPr="003F1CF0" w:rsidRDefault="00654642">
      <w:pPr>
        <w:rPr>
          <w:sz w:val="28"/>
          <w:szCs w:val="28"/>
        </w:rPr>
      </w:pPr>
    </w:p>
    <w:p w14:paraId="5CEEBCB6" w14:textId="4688AF97" w:rsidR="00654642" w:rsidRPr="003F1CF0" w:rsidRDefault="00654642">
      <w:pPr>
        <w:rPr>
          <w:rFonts w:ascii="Arial" w:hAnsi="Arial" w:cs="Arial"/>
          <w:color w:val="202124"/>
          <w:sz w:val="28"/>
          <w:szCs w:val="28"/>
          <w:shd w:val="clear" w:color="auto" w:fill="FFFFFF"/>
        </w:rPr>
      </w:pPr>
      <w:r w:rsidRPr="003F1CF0">
        <w:rPr>
          <w:rFonts w:ascii="Arial" w:hAnsi="Arial" w:cs="Arial"/>
          <w:color w:val="202124"/>
          <w:sz w:val="28"/>
          <w:szCs w:val="28"/>
          <w:shd w:val="clear" w:color="auto" w:fill="FFFFFF"/>
        </w:rPr>
        <w:t xml:space="preserve">Intel </w:t>
      </w:r>
      <w:r w:rsidRPr="003F1CF0">
        <w:rPr>
          <w:rFonts w:ascii="Arial" w:hAnsi="Arial" w:cs="Arial"/>
          <w:b/>
          <w:bCs/>
          <w:color w:val="202124"/>
          <w:sz w:val="28"/>
          <w:szCs w:val="28"/>
          <w:shd w:val="clear" w:color="auto" w:fill="FFFFFF"/>
        </w:rPr>
        <w:t>Atom</w:t>
      </w:r>
      <w:r w:rsidRPr="003F1CF0">
        <w:rPr>
          <w:rFonts w:ascii="Arial" w:hAnsi="Arial" w:cs="Arial"/>
          <w:color w:val="202124"/>
          <w:sz w:val="28"/>
          <w:szCs w:val="28"/>
          <w:shd w:val="clear" w:color="auto" w:fill="FFFFFF"/>
        </w:rPr>
        <w:t xml:space="preserve"> is the brand name for a line of IA-32 and x86-64 instruction set ultra-low-voltage processors by Intel Corporation designed to reduce electric consumption and power dissipation in comparison with ordinary processors of the Intel Core series.</w:t>
      </w:r>
    </w:p>
    <w:p w14:paraId="04C519B0" w14:textId="187722A6" w:rsidR="00654642" w:rsidRPr="003F1CF0" w:rsidRDefault="00654642">
      <w:pPr>
        <w:rPr>
          <w:rFonts w:ascii="Arial" w:hAnsi="Arial" w:cs="Arial"/>
          <w:color w:val="202124"/>
          <w:sz w:val="28"/>
          <w:szCs w:val="28"/>
          <w:shd w:val="clear" w:color="auto" w:fill="FFFFFF"/>
        </w:rPr>
      </w:pPr>
    </w:p>
    <w:p w14:paraId="2D78E624" w14:textId="74F76CDF" w:rsidR="00654642" w:rsidRPr="003F1CF0" w:rsidRDefault="00654642">
      <w:pPr>
        <w:rPr>
          <w:rFonts w:ascii="Arial" w:hAnsi="Arial" w:cs="Arial"/>
          <w:color w:val="202124"/>
          <w:sz w:val="28"/>
          <w:szCs w:val="28"/>
          <w:shd w:val="clear" w:color="auto" w:fill="FFFFFF"/>
        </w:rPr>
      </w:pPr>
      <w:r w:rsidRPr="003F1CF0">
        <w:rPr>
          <w:rFonts w:ascii="Arial" w:hAnsi="Arial" w:cs="Arial"/>
          <w:color w:val="202124"/>
          <w:sz w:val="28"/>
          <w:szCs w:val="28"/>
          <w:shd w:val="clear" w:color="auto" w:fill="FFFFFF"/>
        </w:rPr>
        <w:t xml:space="preserve">Intel atom is a low-end processor that was made for budget devices. It is known mainly for </w:t>
      </w:r>
      <w:r w:rsidRPr="003F1CF0">
        <w:rPr>
          <w:rFonts w:ascii="Arial" w:hAnsi="Arial" w:cs="Arial"/>
          <w:b/>
          <w:bCs/>
          <w:color w:val="202124"/>
          <w:sz w:val="28"/>
          <w:szCs w:val="28"/>
          <w:shd w:val="clear" w:color="auto" w:fill="FFFFFF"/>
        </w:rPr>
        <w:t>netbooks</w:t>
      </w:r>
      <w:r w:rsidRPr="003F1CF0">
        <w:rPr>
          <w:rFonts w:ascii="Arial" w:hAnsi="Arial" w:cs="Arial"/>
          <w:color w:val="202124"/>
          <w:sz w:val="28"/>
          <w:szCs w:val="28"/>
          <w:shd w:val="clear" w:color="auto" w:fill="FFFFFF"/>
        </w:rPr>
        <w:t xml:space="preserve">, which were very popular in the early 2010's, but it has also been used in tablets and low-end laptops. However, no </w:t>
      </w:r>
      <w:r w:rsidRPr="003F1CF0">
        <w:rPr>
          <w:rFonts w:ascii="Arial" w:hAnsi="Arial" w:cs="Arial"/>
          <w:color w:val="202124"/>
          <w:sz w:val="28"/>
          <w:szCs w:val="28"/>
          <w:shd w:val="clear" w:color="auto" w:fill="FFFFFF"/>
        </w:rPr>
        <w:lastRenderedPageBreak/>
        <w:t>matter what is used this chip for, one thing is known about it: </w:t>
      </w:r>
      <w:r w:rsidRPr="003F1CF0">
        <w:rPr>
          <w:rFonts w:ascii="Arial" w:hAnsi="Arial" w:cs="Arial"/>
          <w:b/>
          <w:bCs/>
          <w:color w:val="202124"/>
          <w:sz w:val="28"/>
          <w:szCs w:val="28"/>
          <w:shd w:val="clear" w:color="auto" w:fill="FFFFFF"/>
        </w:rPr>
        <w:t>it is not good at gaming</w:t>
      </w:r>
      <w:r w:rsidRPr="003F1CF0">
        <w:rPr>
          <w:rFonts w:ascii="Arial" w:hAnsi="Arial" w:cs="Arial"/>
          <w:color w:val="202124"/>
          <w:sz w:val="28"/>
          <w:szCs w:val="28"/>
          <w:shd w:val="clear" w:color="auto" w:fill="FFFFFF"/>
        </w:rPr>
        <w:t>.</w:t>
      </w:r>
    </w:p>
    <w:p w14:paraId="5318923C" w14:textId="70AEDEF0" w:rsidR="00654642" w:rsidRPr="003F1CF0" w:rsidRDefault="00654642">
      <w:pPr>
        <w:rPr>
          <w:rFonts w:ascii="Arial" w:hAnsi="Arial" w:cs="Arial"/>
          <w:color w:val="202124"/>
          <w:sz w:val="28"/>
          <w:szCs w:val="28"/>
          <w:shd w:val="clear" w:color="auto" w:fill="FFFFFF"/>
        </w:rPr>
      </w:pPr>
    </w:p>
    <w:p w14:paraId="7FAB808A" w14:textId="4741F585" w:rsidR="00654642" w:rsidRPr="003F1CF0" w:rsidRDefault="00654642">
      <w:pPr>
        <w:rPr>
          <w:sz w:val="28"/>
          <w:szCs w:val="28"/>
        </w:rPr>
      </w:pPr>
      <w:r w:rsidRPr="003F1CF0">
        <w:rPr>
          <w:rFonts w:ascii="Arial" w:hAnsi="Arial" w:cs="Arial"/>
          <w:b/>
          <w:bCs/>
          <w:color w:val="202124"/>
          <w:sz w:val="28"/>
          <w:szCs w:val="28"/>
          <w:shd w:val="clear" w:color="auto" w:fill="FFFFFF"/>
        </w:rPr>
        <w:t>The Intel Atom N570 is a dual core Atom CPU</w:t>
      </w:r>
      <w:r w:rsidRPr="003F1CF0">
        <w:rPr>
          <w:rFonts w:ascii="Arial" w:hAnsi="Arial" w:cs="Arial"/>
          <w:color w:val="202124"/>
          <w:sz w:val="28"/>
          <w:szCs w:val="28"/>
          <w:shd w:val="clear" w:color="auto" w:fill="FFFFFF"/>
        </w:rPr>
        <w:t> for small netbooks and offers relative slow performance but also features a low power consumption. Because of the "in order" execution, the Atom series CPUs are slower than Core / Celeron CPUs at the same clock rate.</w:t>
      </w:r>
    </w:p>
    <w:sectPr w:rsidR="00654642" w:rsidRPr="003F1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f1">
    <w:altName w:val="Cambria"/>
    <w:panose1 w:val="00000000000000000000"/>
    <w:charset w:val="00"/>
    <w:family w:val="roman"/>
    <w:notTrueType/>
    <w:pitch w:val="default"/>
  </w:font>
  <w:font w:name="ff2">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font-din)">
    <w:altName w:val="Cambria"/>
    <w:panose1 w:val="00000000000000000000"/>
    <w:charset w:val="00"/>
    <w:family w:val="roman"/>
    <w:notTrueType/>
    <w:pitch w:val="default"/>
  </w:font>
  <w:font w:name="Roboto Condensed">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F79"/>
    <w:multiLevelType w:val="multilevel"/>
    <w:tmpl w:val="25F6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15910"/>
    <w:multiLevelType w:val="multilevel"/>
    <w:tmpl w:val="239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F34F3"/>
    <w:multiLevelType w:val="multilevel"/>
    <w:tmpl w:val="076A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93CE7"/>
    <w:multiLevelType w:val="multilevel"/>
    <w:tmpl w:val="651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C7D2F"/>
    <w:multiLevelType w:val="multilevel"/>
    <w:tmpl w:val="A4C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413D4"/>
    <w:multiLevelType w:val="multilevel"/>
    <w:tmpl w:val="C67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E09FB"/>
    <w:multiLevelType w:val="multilevel"/>
    <w:tmpl w:val="2952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D3B45"/>
    <w:multiLevelType w:val="multilevel"/>
    <w:tmpl w:val="21F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C4692"/>
    <w:multiLevelType w:val="multilevel"/>
    <w:tmpl w:val="3B14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266B6"/>
    <w:multiLevelType w:val="multilevel"/>
    <w:tmpl w:val="595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221F0"/>
    <w:multiLevelType w:val="multilevel"/>
    <w:tmpl w:val="77C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F401E"/>
    <w:multiLevelType w:val="multilevel"/>
    <w:tmpl w:val="025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E3044"/>
    <w:multiLevelType w:val="multilevel"/>
    <w:tmpl w:val="B6AA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4584B"/>
    <w:multiLevelType w:val="multilevel"/>
    <w:tmpl w:val="050C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365D3"/>
    <w:multiLevelType w:val="multilevel"/>
    <w:tmpl w:val="19CA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83263"/>
    <w:multiLevelType w:val="multilevel"/>
    <w:tmpl w:val="6C0C80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23E06"/>
    <w:multiLevelType w:val="multilevel"/>
    <w:tmpl w:val="6562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972EAA"/>
    <w:multiLevelType w:val="multilevel"/>
    <w:tmpl w:val="E32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70F17"/>
    <w:multiLevelType w:val="multilevel"/>
    <w:tmpl w:val="275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47ABD"/>
    <w:multiLevelType w:val="multilevel"/>
    <w:tmpl w:val="D856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891A5C"/>
    <w:multiLevelType w:val="multilevel"/>
    <w:tmpl w:val="E068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51508A"/>
    <w:multiLevelType w:val="multilevel"/>
    <w:tmpl w:val="01A4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84B00"/>
    <w:multiLevelType w:val="multilevel"/>
    <w:tmpl w:val="F3A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A13EB"/>
    <w:multiLevelType w:val="multilevel"/>
    <w:tmpl w:val="A182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677086">
    <w:abstractNumId w:val="14"/>
  </w:num>
  <w:num w:numId="2" w16cid:durableId="2102485081">
    <w:abstractNumId w:val="11"/>
  </w:num>
  <w:num w:numId="3" w16cid:durableId="143279870">
    <w:abstractNumId w:val="19"/>
  </w:num>
  <w:num w:numId="4" w16cid:durableId="1302687895">
    <w:abstractNumId w:val="16"/>
  </w:num>
  <w:num w:numId="5" w16cid:durableId="354691691">
    <w:abstractNumId w:val="5"/>
  </w:num>
  <w:num w:numId="6" w16cid:durableId="1927811262">
    <w:abstractNumId w:val="18"/>
  </w:num>
  <w:num w:numId="7" w16cid:durableId="1887831028">
    <w:abstractNumId w:val="15"/>
  </w:num>
  <w:num w:numId="8" w16cid:durableId="1284922971">
    <w:abstractNumId w:val="23"/>
  </w:num>
  <w:num w:numId="9" w16cid:durableId="372312190">
    <w:abstractNumId w:val="6"/>
  </w:num>
  <w:num w:numId="10" w16cid:durableId="2053995981">
    <w:abstractNumId w:val="10"/>
  </w:num>
  <w:num w:numId="11" w16cid:durableId="121121831">
    <w:abstractNumId w:val="13"/>
  </w:num>
  <w:num w:numId="12" w16cid:durableId="433982808">
    <w:abstractNumId w:val="17"/>
  </w:num>
  <w:num w:numId="13" w16cid:durableId="525754650">
    <w:abstractNumId w:val="20"/>
  </w:num>
  <w:num w:numId="14" w16cid:durableId="2107340268">
    <w:abstractNumId w:val="21"/>
  </w:num>
  <w:num w:numId="15" w16cid:durableId="669799158">
    <w:abstractNumId w:val="1"/>
  </w:num>
  <w:num w:numId="16" w16cid:durableId="2085952021">
    <w:abstractNumId w:val="8"/>
  </w:num>
  <w:num w:numId="17" w16cid:durableId="1136533431">
    <w:abstractNumId w:val="4"/>
  </w:num>
  <w:num w:numId="18" w16cid:durableId="1634556795">
    <w:abstractNumId w:val="9"/>
  </w:num>
  <w:num w:numId="19" w16cid:durableId="892621129">
    <w:abstractNumId w:val="7"/>
  </w:num>
  <w:num w:numId="20" w16cid:durableId="296180479">
    <w:abstractNumId w:val="22"/>
  </w:num>
  <w:num w:numId="21" w16cid:durableId="830564351">
    <w:abstractNumId w:val="0"/>
  </w:num>
  <w:num w:numId="22" w16cid:durableId="1645888218">
    <w:abstractNumId w:val="12"/>
  </w:num>
  <w:num w:numId="23" w16cid:durableId="2019966326">
    <w:abstractNumId w:val="3"/>
  </w:num>
  <w:num w:numId="24" w16cid:durableId="95683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FFF"/>
    <w:rsid w:val="000E30D3"/>
    <w:rsid w:val="00144451"/>
    <w:rsid w:val="00192547"/>
    <w:rsid w:val="003F1CF0"/>
    <w:rsid w:val="004B7827"/>
    <w:rsid w:val="00550F3F"/>
    <w:rsid w:val="00585458"/>
    <w:rsid w:val="00592B2D"/>
    <w:rsid w:val="00595A1A"/>
    <w:rsid w:val="005D4C0E"/>
    <w:rsid w:val="00613708"/>
    <w:rsid w:val="00654642"/>
    <w:rsid w:val="006D4537"/>
    <w:rsid w:val="007A38A7"/>
    <w:rsid w:val="00C46FFF"/>
    <w:rsid w:val="00CA0FB9"/>
    <w:rsid w:val="00DD4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D6B6B"/>
  <w15:chartTrackingRefBased/>
  <w15:docId w15:val="{4D28BCB5-A3DE-4354-A6A5-A217231E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F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46F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A0F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6FFF"/>
    <w:rPr>
      <w:rFonts w:ascii="Times New Roman" w:hAnsi="Times New Roman" w:cs="Times New Roman"/>
      <w:sz w:val="24"/>
      <w:szCs w:val="24"/>
    </w:rPr>
  </w:style>
  <w:style w:type="character" w:customStyle="1" w:styleId="Heading2Char">
    <w:name w:val="Heading 2 Char"/>
    <w:basedOn w:val="DefaultParagraphFont"/>
    <w:link w:val="Heading2"/>
    <w:uiPriority w:val="9"/>
    <w:rsid w:val="00C46FFF"/>
    <w:rPr>
      <w:rFonts w:ascii="Times New Roman" w:eastAsia="Times New Roman" w:hAnsi="Times New Roman" w:cs="Times New Roman"/>
      <w:b/>
      <w:bCs/>
      <w:sz w:val="36"/>
      <w:szCs w:val="36"/>
    </w:rPr>
  </w:style>
  <w:style w:type="paragraph" w:styleId="ListParagraph">
    <w:name w:val="List Paragraph"/>
    <w:basedOn w:val="Normal"/>
    <w:uiPriority w:val="34"/>
    <w:qFormat/>
    <w:rsid w:val="00C46FFF"/>
    <w:pPr>
      <w:ind w:left="720"/>
      <w:contextualSpacing/>
    </w:pPr>
  </w:style>
  <w:style w:type="character" w:customStyle="1" w:styleId="Heading1Char">
    <w:name w:val="Heading 1 Char"/>
    <w:basedOn w:val="DefaultParagraphFont"/>
    <w:link w:val="Heading1"/>
    <w:uiPriority w:val="9"/>
    <w:rsid w:val="00CA0F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FB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1925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21055">
      <w:bodyDiv w:val="1"/>
      <w:marLeft w:val="0"/>
      <w:marRight w:val="0"/>
      <w:marTop w:val="0"/>
      <w:marBottom w:val="0"/>
      <w:divBdr>
        <w:top w:val="none" w:sz="0" w:space="0" w:color="auto"/>
        <w:left w:val="none" w:sz="0" w:space="0" w:color="auto"/>
        <w:bottom w:val="none" w:sz="0" w:space="0" w:color="auto"/>
        <w:right w:val="none" w:sz="0" w:space="0" w:color="auto"/>
      </w:divBdr>
      <w:divsChild>
        <w:div w:id="32655299">
          <w:marLeft w:val="0"/>
          <w:marRight w:val="0"/>
          <w:marTop w:val="0"/>
          <w:marBottom w:val="225"/>
          <w:divBdr>
            <w:top w:val="none" w:sz="0" w:space="0" w:color="auto"/>
            <w:left w:val="none" w:sz="0" w:space="0" w:color="auto"/>
            <w:bottom w:val="none" w:sz="0" w:space="0" w:color="auto"/>
            <w:right w:val="none" w:sz="0" w:space="0" w:color="auto"/>
          </w:divBdr>
        </w:div>
        <w:div w:id="1193570255">
          <w:marLeft w:val="0"/>
          <w:marRight w:val="0"/>
          <w:marTop w:val="0"/>
          <w:marBottom w:val="0"/>
          <w:divBdr>
            <w:top w:val="none" w:sz="0" w:space="0" w:color="auto"/>
            <w:left w:val="none" w:sz="0" w:space="0" w:color="auto"/>
            <w:bottom w:val="none" w:sz="0" w:space="0" w:color="auto"/>
            <w:right w:val="none" w:sz="0" w:space="0" w:color="auto"/>
          </w:divBdr>
          <w:divsChild>
            <w:div w:id="1410494921">
              <w:marLeft w:val="0"/>
              <w:marRight w:val="0"/>
              <w:marTop w:val="0"/>
              <w:marBottom w:val="0"/>
              <w:divBdr>
                <w:top w:val="none" w:sz="0" w:space="0" w:color="auto"/>
                <w:left w:val="none" w:sz="0" w:space="0" w:color="auto"/>
                <w:bottom w:val="none" w:sz="0" w:space="0" w:color="auto"/>
                <w:right w:val="none" w:sz="0" w:space="0" w:color="auto"/>
              </w:divBdr>
              <w:divsChild>
                <w:div w:id="60257023">
                  <w:marLeft w:val="0"/>
                  <w:marRight w:val="0"/>
                  <w:marTop w:val="0"/>
                  <w:marBottom w:val="0"/>
                  <w:divBdr>
                    <w:top w:val="none" w:sz="0" w:space="0" w:color="auto"/>
                    <w:left w:val="none" w:sz="0" w:space="0" w:color="auto"/>
                    <w:bottom w:val="none" w:sz="0" w:space="0" w:color="auto"/>
                    <w:right w:val="none" w:sz="0" w:space="0" w:color="auto"/>
                  </w:divBdr>
                  <w:divsChild>
                    <w:div w:id="245117418">
                      <w:marLeft w:val="0"/>
                      <w:marRight w:val="0"/>
                      <w:marTop w:val="0"/>
                      <w:marBottom w:val="0"/>
                      <w:divBdr>
                        <w:top w:val="none" w:sz="0" w:space="0" w:color="auto"/>
                        <w:left w:val="none" w:sz="0" w:space="0" w:color="auto"/>
                        <w:bottom w:val="none" w:sz="0" w:space="0" w:color="auto"/>
                        <w:right w:val="none" w:sz="0" w:space="0" w:color="auto"/>
                      </w:divBdr>
                      <w:divsChild>
                        <w:div w:id="2055497756">
                          <w:marLeft w:val="0"/>
                          <w:marRight w:val="0"/>
                          <w:marTop w:val="0"/>
                          <w:marBottom w:val="0"/>
                          <w:divBdr>
                            <w:top w:val="none" w:sz="0" w:space="0" w:color="auto"/>
                            <w:left w:val="none" w:sz="0" w:space="0" w:color="auto"/>
                            <w:bottom w:val="none" w:sz="0" w:space="0" w:color="auto"/>
                            <w:right w:val="none" w:sz="0" w:space="0" w:color="auto"/>
                          </w:divBdr>
                          <w:divsChild>
                            <w:div w:id="2132090638">
                              <w:marLeft w:val="0"/>
                              <w:marRight w:val="0"/>
                              <w:marTop w:val="0"/>
                              <w:marBottom w:val="0"/>
                              <w:divBdr>
                                <w:top w:val="none" w:sz="0" w:space="0" w:color="auto"/>
                                <w:left w:val="none" w:sz="0" w:space="0" w:color="auto"/>
                                <w:bottom w:val="none" w:sz="0" w:space="0" w:color="auto"/>
                                <w:right w:val="none" w:sz="0" w:space="0" w:color="auto"/>
                              </w:divBdr>
                              <w:divsChild>
                                <w:div w:id="794521905">
                                  <w:marLeft w:val="0"/>
                                  <w:marRight w:val="0"/>
                                  <w:marTop w:val="0"/>
                                  <w:marBottom w:val="0"/>
                                  <w:divBdr>
                                    <w:top w:val="none" w:sz="0" w:space="0" w:color="auto"/>
                                    <w:left w:val="none" w:sz="0" w:space="0" w:color="auto"/>
                                    <w:bottom w:val="none" w:sz="0" w:space="0" w:color="auto"/>
                                    <w:right w:val="none" w:sz="0" w:space="0" w:color="auto"/>
                                  </w:divBdr>
                                  <w:divsChild>
                                    <w:div w:id="234358539">
                                      <w:marLeft w:val="0"/>
                                      <w:marRight w:val="0"/>
                                      <w:marTop w:val="0"/>
                                      <w:marBottom w:val="0"/>
                                      <w:divBdr>
                                        <w:top w:val="none" w:sz="0" w:space="0" w:color="auto"/>
                                        <w:left w:val="none" w:sz="0" w:space="0" w:color="auto"/>
                                        <w:bottom w:val="none" w:sz="0" w:space="0" w:color="auto"/>
                                        <w:right w:val="none" w:sz="0" w:space="0" w:color="auto"/>
                                      </w:divBdr>
                                      <w:divsChild>
                                        <w:div w:id="787046260">
                                          <w:marLeft w:val="0"/>
                                          <w:marRight w:val="0"/>
                                          <w:marTop w:val="0"/>
                                          <w:marBottom w:val="0"/>
                                          <w:divBdr>
                                            <w:top w:val="none" w:sz="0" w:space="0" w:color="auto"/>
                                            <w:left w:val="none" w:sz="0" w:space="0" w:color="auto"/>
                                            <w:bottom w:val="none" w:sz="0" w:space="0" w:color="auto"/>
                                            <w:right w:val="none" w:sz="0" w:space="0" w:color="auto"/>
                                          </w:divBdr>
                                          <w:divsChild>
                                            <w:div w:id="542326109">
                                              <w:marLeft w:val="0"/>
                                              <w:marRight w:val="0"/>
                                              <w:marTop w:val="0"/>
                                              <w:marBottom w:val="0"/>
                                              <w:divBdr>
                                                <w:top w:val="none" w:sz="0" w:space="0" w:color="auto"/>
                                                <w:left w:val="none" w:sz="0" w:space="0" w:color="auto"/>
                                                <w:bottom w:val="none" w:sz="0" w:space="0" w:color="auto"/>
                                                <w:right w:val="none" w:sz="0" w:space="0" w:color="auto"/>
                                              </w:divBdr>
                                              <w:divsChild>
                                                <w:div w:id="274411217">
                                                  <w:marLeft w:val="0"/>
                                                  <w:marRight w:val="0"/>
                                                  <w:marTop w:val="0"/>
                                                  <w:marBottom w:val="0"/>
                                                  <w:divBdr>
                                                    <w:top w:val="none" w:sz="0" w:space="0" w:color="auto"/>
                                                    <w:left w:val="none" w:sz="0" w:space="0" w:color="auto"/>
                                                    <w:bottom w:val="none" w:sz="0" w:space="0" w:color="auto"/>
                                                    <w:right w:val="none" w:sz="0" w:space="0" w:color="auto"/>
                                                  </w:divBdr>
                                                  <w:divsChild>
                                                    <w:div w:id="1597471329">
                                                      <w:marLeft w:val="0"/>
                                                      <w:marRight w:val="0"/>
                                                      <w:marTop w:val="120"/>
                                                      <w:marBottom w:val="120"/>
                                                      <w:divBdr>
                                                        <w:top w:val="none" w:sz="0" w:space="0" w:color="auto"/>
                                                        <w:left w:val="none" w:sz="0" w:space="0" w:color="auto"/>
                                                        <w:bottom w:val="none" w:sz="0" w:space="0" w:color="auto"/>
                                                        <w:right w:val="none" w:sz="0" w:space="0" w:color="auto"/>
                                                      </w:divBdr>
                                                      <w:divsChild>
                                                        <w:div w:id="724598215">
                                                          <w:marLeft w:val="0"/>
                                                          <w:marRight w:val="0"/>
                                                          <w:marTop w:val="0"/>
                                                          <w:marBottom w:val="0"/>
                                                          <w:divBdr>
                                                            <w:top w:val="none" w:sz="0" w:space="0" w:color="auto"/>
                                                            <w:left w:val="none" w:sz="0" w:space="0" w:color="auto"/>
                                                            <w:bottom w:val="none" w:sz="0" w:space="0" w:color="auto"/>
                                                            <w:right w:val="none" w:sz="0" w:space="0" w:color="auto"/>
                                                          </w:divBdr>
                                                          <w:divsChild>
                                                            <w:div w:id="498010083">
                                                              <w:marLeft w:val="0"/>
                                                              <w:marRight w:val="0"/>
                                                              <w:marTop w:val="0"/>
                                                              <w:marBottom w:val="0"/>
                                                              <w:divBdr>
                                                                <w:top w:val="none" w:sz="0" w:space="0" w:color="auto"/>
                                                                <w:left w:val="none" w:sz="0" w:space="0" w:color="auto"/>
                                                                <w:bottom w:val="none" w:sz="0" w:space="0" w:color="auto"/>
                                                                <w:right w:val="none" w:sz="0" w:space="0" w:color="auto"/>
                                                              </w:divBdr>
                                                              <w:divsChild>
                                                                <w:div w:id="18287651">
                                                                  <w:marLeft w:val="0"/>
                                                                  <w:marRight w:val="0"/>
                                                                  <w:marTop w:val="0"/>
                                                                  <w:marBottom w:val="0"/>
                                                                  <w:divBdr>
                                                                    <w:top w:val="none" w:sz="0" w:space="0" w:color="auto"/>
                                                                    <w:left w:val="none" w:sz="0" w:space="0" w:color="auto"/>
                                                                    <w:bottom w:val="none" w:sz="0" w:space="0" w:color="auto"/>
                                                                    <w:right w:val="none" w:sz="0" w:space="0" w:color="auto"/>
                                                                  </w:divBdr>
                                                                  <w:divsChild>
                                                                    <w:div w:id="498884995">
                                                                      <w:marLeft w:val="0"/>
                                                                      <w:marRight w:val="0"/>
                                                                      <w:marTop w:val="0"/>
                                                                      <w:marBottom w:val="0"/>
                                                                      <w:divBdr>
                                                                        <w:top w:val="single" w:sz="2" w:space="0" w:color="auto"/>
                                                                        <w:left w:val="single" w:sz="2" w:space="0" w:color="auto"/>
                                                                        <w:bottom w:val="single" w:sz="2" w:space="0" w:color="auto"/>
                                                                        <w:right w:val="single" w:sz="2" w:space="0" w:color="auto"/>
                                                                      </w:divBdr>
                                                                      <w:divsChild>
                                                                        <w:div w:id="732701523">
                                                                          <w:marLeft w:val="0"/>
                                                                          <w:marRight w:val="0"/>
                                                                          <w:marTop w:val="0"/>
                                                                          <w:marBottom w:val="0"/>
                                                                          <w:divBdr>
                                                                            <w:top w:val="none" w:sz="0" w:space="0" w:color="auto"/>
                                                                            <w:left w:val="none" w:sz="0" w:space="0" w:color="auto"/>
                                                                            <w:bottom w:val="none" w:sz="0" w:space="0" w:color="auto"/>
                                                                            <w:right w:val="none" w:sz="0" w:space="0" w:color="auto"/>
                                                                          </w:divBdr>
                                                                        </w:div>
                                                                        <w:div w:id="253829764">
                                                                          <w:marLeft w:val="54"/>
                                                                          <w:marRight w:val="54"/>
                                                                          <w:marTop w:val="150"/>
                                                                          <w:marBottom w:val="150"/>
                                                                          <w:divBdr>
                                                                            <w:top w:val="single" w:sz="2" w:space="0" w:color="FFFFFF"/>
                                                                            <w:left w:val="single" w:sz="2" w:space="0" w:color="FFFFFF"/>
                                                                            <w:bottom w:val="single" w:sz="2" w:space="0" w:color="FFFFFF"/>
                                                                            <w:right w:val="single" w:sz="2" w:space="0" w:color="FFFFFF"/>
                                                                          </w:divBdr>
                                                                          <w:divsChild>
                                                                            <w:div w:id="1677533290">
                                                                              <w:marLeft w:val="0"/>
                                                                              <w:marRight w:val="0"/>
                                                                              <w:marTop w:val="0"/>
                                                                              <w:marBottom w:val="0"/>
                                                                              <w:divBdr>
                                                                                <w:top w:val="none" w:sz="0" w:space="0" w:color="auto"/>
                                                                                <w:left w:val="none" w:sz="0" w:space="0" w:color="auto"/>
                                                                                <w:bottom w:val="none" w:sz="0" w:space="0" w:color="auto"/>
                                                                                <w:right w:val="none" w:sz="0" w:space="0" w:color="auto"/>
                                                                              </w:divBdr>
                                                                              <w:divsChild>
                                                                                <w:div w:id="2144689524">
                                                                                  <w:marLeft w:val="0"/>
                                                                                  <w:marRight w:val="0"/>
                                                                                  <w:marTop w:val="0"/>
                                                                                  <w:marBottom w:val="0"/>
                                                                                  <w:divBdr>
                                                                                    <w:top w:val="none" w:sz="0" w:space="0" w:color="auto"/>
                                                                                    <w:left w:val="none" w:sz="0" w:space="0" w:color="auto"/>
                                                                                    <w:bottom w:val="none" w:sz="0" w:space="0" w:color="auto"/>
                                                                                    <w:right w:val="none" w:sz="0" w:space="0" w:color="auto"/>
                                                                                  </w:divBdr>
                                                                                </w:div>
                                                                                <w:div w:id="798303891">
                                                                                  <w:marLeft w:val="0"/>
                                                                                  <w:marRight w:val="0"/>
                                                                                  <w:marTop w:val="0"/>
                                                                                  <w:marBottom w:val="0"/>
                                                                                  <w:divBdr>
                                                                                    <w:top w:val="none" w:sz="0" w:space="0" w:color="auto"/>
                                                                                    <w:left w:val="none" w:sz="0" w:space="0" w:color="auto"/>
                                                                                    <w:bottom w:val="none" w:sz="0" w:space="0" w:color="auto"/>
                                                                                    <w:right w:val="none" w:sz="0" w:space="0" w:color="auto"/>
                                                                                  </w:divBdr>
                                                                                  <w:divsChild>
                                                                                    <w:div w:id="1156071797">
                                                                                      <w:marLeft w:val="0"/>
                                                                                      <w:marRight w:val="0"/>
                                                                                      <w:marTop w:val="0"/>
                                                                                      <w:marBottom w:val="0"/>
                                                                                      <w:divBdr>
                                                                                        <w:top w:val="none" w:sz="0" w:space="0" w:color="auto"/>
                                                                                        <w:left w:val="none" w:sz="0" w:space="0" w:color="auto"/>
                                                                                        <w:bottom w:val="none" w:sz="0" w:space="0" w:color="auto"/>
                                                                                        <w:right w:val="none" w:sz="0" w:space="0" w:color="auto"/>
                                                                                      </w:divBdr>
                                                                                      <w:divsChild>
                                                                                        <w:div w:id="145883844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827402263">
                                                                          <w:marLeft w:val="54"/>
                                                                          <w:marRight w:val="54"/>
                                                                          <w:marTop w:val="150"/>
                                                                          <w:marBottom w:val="150"/>
                                                                          <w:divBdr>
                                                                            <w:top w:val="single" w:sz="2" w:space="0" w:color="FFFFFF"/>
                                                                            <w:left w:val="single" w:sz="2" w:space="0" w:color="FFFFFF"/>
                                                                            <w:bottom w:val="single" w:sz="2" w:space="0" w:color="FFFFFF"/>
                                                                            <w:right w:val="single" w:sz="2" w:space="0" w:color="FFFFFF"/>
                                                                          </w:divBdr>
                                                                          <w:divsChild>
                                                                            <w:div w:id="534196352">
                                                                              <w:marLeft w:val="0"/>
                                                                              <w:marRight w:val="0"/>
                                                                              <w:marTop w:val="0"/>
                                                                              <w:marBottom w:val="0"/>
                                                                              <w:divBdr>
                                                                                <w:top w:val="none" w:sz="0" w:space="0" w:color="auto"/>
                                                                                <w:left w:val="none" w:sz="0" w:space="0" w:color="auto"/>
                                                                                <w:bottom w:val="none" w:sz="0" w:space="0" w:color="auto"/>
                                                                                <w:right w:val="none" w:sz="0" w:space="0" w:color="auto"/>
                                                                              </w:divBdr>
                                                                              <w:divsChild>
                                                                                <w:div w:id="255554131">
                                                                                  <w:marLeft w:val="0"/>
                                                                                  <w:marRight w:val="0"/>
                                                                                  <w:marTop w:val="0"/>
                                                                                  <w:marBottom w:val="0"/>
                                                                                  <w:divBdr>
                                                                                    <w:top w:val="none" w:sz="0" w:space="0" w:color="auto"/>
                                                                                    <w:left w:val="none" w:sz="0" w:space="0" w:color="auto"/>
                                                                                    <w:bottom w:val="none" w:sz="0" w:space="0" w:color="auto"/>
                                                                                    <w:right w:val="none" w:sz="0" w:space="0" w:color="auto"/>
                                                                                  </w:divBdr>
                                                                                </w:div>
                                                                                <w:div w:id="2030330424">
                                                                                  <w:marLeft w:val="0"/>
                                                                                  <w:marRight w:val="0"/>
                                                                                  <w:marTop w:val="0"/>
                                                                                  <w:marBottom w:val="0"/>
                                                                                  <w:divBdr>
                                                                                    <w:top w:val="none" w:sz="0" w:space="0" w:color="auto"/>
                                                                                    <w:left w:val="none" w:sz="0" w:space="0" w:color="auto"/>
                                                                                    <w:bottom w:val="none" w:sz="0" w:space="0" w:color="auto"/>
                                                                                    <w:right w:val="none" w:sz="0" w:space="0" w:color="auto"/>
                                                                                  </w:divBdr>
                                                                                  <w:divsChild>
                                                                                    <w:div w:id="1569194711">
                                                                                      <w:marLeft w:val="0"/>
                                                                                      <w:marRight w:val="0"/>
                                                                                      <w:marTop w:val="0"/>
                                                                                      <w:marBottom w:val="0"/>
                                                                                      <w:divBdr>
                                                                                        <w:top w:val="none" w:sz="0" w:space="0" w:color="auto"/>
                                                                                        <w:left w:val="none" w:sz="0" w:space="0" w:color="auto"/>
                                                                                        <w:bottom w:val="none" w:sz="0" w:space="0" w:color="auto"/>
                                                                                        <w:right w:val="none" w:sz="0" w:space="0" w:color="auto"/>
                                                                                      </w:divBdr>
                                                                                      <w:divsChild>
                                                                                        <w:div w:id="30246840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713163860">
                                                                          <w:marLeft w:val="54"/>
                                                                          <w:marRight w:val="54"/>
                                                                          <w:marTop w:val="150"/>
                                                                          <w:marBottom w:val="150"/>
                                                                          <w:divBdr>
                                                                            <w:top w:val="single" w:sz="2" w:space="0" w:color="FFFFFF"/>
                                                                            <w:left w:val="single" w:sz="2" w:space="0" w:color="FFFFFF"/>
                                                                            <w:bottom w:val="single" w:sz="2" w:space="0" w:color="FFFFFF"/>
                                                                            <w:right w:val="single" w:sz="2" w:space="0" w:color="FFFFFF"/>
                                                                          </w:divBdr>
                                                                          <w:divsChild>
                                                                            <w:div w:id="891110950">
                                                                              <w:marLeft w:val="0"/>
                                                                              <w:marRight w:val="0"/>
                                                                              <w:marTop w:val="0"/>
                                                                              <w:marBottom w:val="0"/>
                                                                              <w:divBdr>
                                                                                <w:top w:val="none" w:sz="0" w:space="0" w:color="auto"/>
                                                                                <w:left w:val="none" w:sz="0" w:space="0" w:color="auto"/>
                                                                                <w:bottom w:val="none" w:sz="0" w:space="0" w:color="auto"/>
                                                                                <w:right w:val="none" w:sz="0" w:space="0" w:color="auto"/>
                                                                              </w:divBdr>
                                                                              <w:divsChild>
                                                                                <w:div w:id="1745375344">
                                                                                  <w:marLeft w:val="0"/>
                                                                                  <w:marRight w:val="0"/>
                                                                                  <w:marTop w:val="0"/>
                                                                                  <w:marBottom w:val="0"/>
                                                                                  <w:divBdr>
                                                                                    <w:top w:val="none" w:sz="0" w:space="0" w:color="auto"/>
                                                                                    <w:left w:val="none" w:sz="0" w:space="0" w:color="auto"/>
                                                                                    <w:bottom w:val="none" w:sz="0" w:space="0" w:color="auto"/>
                                                                                    <w:right w:val="none" w:sz="0" w:space="0" w:color="auto"/>
                                                                                  </w:divBdr>
                                                                                </w:div>
                                                                                <w:div w:id="1184980650">
                                                                                  <w:marLeft w:val="0"/>
                                                                                  <w:marRight w:val="0"/>
                                                                                  <w:marTop w:val="0"/>
                                                                                  <w:marBottom w:val="0"/>
                                                                                  <w:divBdr>
                                                                                    <w:top w:val="none" w:sz="0" w:space="0" w:color="auto"/>
                                                                                    <w:left w:val="none" w:sz="0" w:space="0" w:color="auto"/>
                                                                                    <w:bottom w:val="none" w:sz="0" w:space="0" w:color="auto"/>
                                                                                    <w:right w:val="none" w:sz="0" w:space="0" w:color="auto"/>
                                                                                  </w:divBdr>
                                                                                  <w:divsChild>
                                                                                    <w:div w:id="1801075765">
                                                                                      <w:marLeft w:val="0"/>
                                                                                      <w:marRight w:val="0"/>
                                                                                      <w:marTop w:val="0"/>
                                                                                      <w:marBottom w:val="0"/>
                                                                                      <w:divBdr>
                                                                                        <w:top w:val="none" w:sz="0" w:space="0" w:color="auto"/>
                                                                                        <w:left w:val="none" w:sz="0" w:space="0" w:color="auto"/>
                                                                                        <w:bottom w:val="none" w:sz="0" w:space="0" w:color="auto"/>
                                                                                        <w:right w:val="none" w:sz="0" w:space="0" w:color="auto"/>
                                                                                      </w:divBdr>
                                                                                      <w:divsChild>
                                                                                        <w:div w:id="173782226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1803766026">
                                                                          <w:marLeft w:val="54"/>
                                                                          <w:marRight w:val="54"/>
                                                                          <w:marTop w:val="150"/>
                                                                          <w:marBottom w:val="150"/>
                                                                          <w:divBdr>
                                                                            <w:top w:val="single" w:sz="2" w:space="0" w:color="FFFFFF"/>
                                                                            <w:left w:val="single" w:sz="2" w:space="0" w:color="FFFFFF"/>
                                                                            <w:bottom w:val="single" w:sz="2" w:space="0" w:color="FFFFFF"/>
                                                                            <w:right w:val="single" w:sz="2" w:space="0" w:color="FFFFFF"/>
                                                                          </w:divBdr>
                                                                          <w:divsChild>
                                                                            <w:div w:id="543756605">
                                                                              <w:marLeft w:val="0"/>
                                                                              <w:marRight w:val="0"/>
                                                                              <w:marTop w:val="0"/>
                                                                              <w:marBottom w:val="0"/>
                                                                              <w:divBdr>
                                                                                <w:top w:val="none" w:sz="0" w:space="0" w:color="auto"/>
                                                                                <w:left w:val="none" w:sz="0" w:space="0" w:color="auto"/>
                                                                                <w:bottom w:val="none" w:sz="0" w:space="0" w:color="auto"/>
                                                                                <w:right w:val="none" w:sz="0" w:space="0" w:color="auto"/>
                                                                              </w:divBdr>
                                                                              <w:divsChild>
                                                                                <w:div w:id="1810974353">
                                                                                  <w:marLeft w:val="0"/>
                                                                                  <w:marRight w:val="0"/>
                                                                                  <w:marTop w:val="0"/>
                                                                                  <w:marBottom w:val="0"/>
                                                                                  <w:divBdr>
                                                                                    <w:top w:val="none" w:sz="0" w:space="0" w:color="auto"/>
                                                                                    <w:left w:val="none" w:sz="0" w:space="0" w:color="auto"/>
                                                                                    <w:bottom w:val="none" w:sz="0" w:space="0" w:color="auto"/>
                                                                                    <w:right w:val="none" w:sz="0" w:space="0" w:color="auto"/>
                                                                                  </w:divBdr>
                                                                                </w:div>
                                                                                <w:div w:id="1026757664">
                                                                                  <w:marLeft w:val="0"/>
                                                                                  <w:marRight w:val="0"/>
                                                                                  <w:marTop w:val="0"/>
                                                                                  <w:marBottom w:val="0"/>
                                                                                  <w:divBdr>
                                                                                    <w:top w:val="none" w:sz="0" w:space="0" w:color="auto"/>
                                                                                    <w:left w:val="none" w:sz="0" w:space="0" w:color="auto"/>
                                                                                    <w:bottom w:val="none" w:sz="0" w:space="0" w:color="auto"/>
                                                                                    <w:right w:val="none" w:sz="0" w:space="0" w:color="auto"/>
                                                                                  </w:divBdr>
                                                                                  <w:divsChild>
                                                                                    <w:div w:id="419526859">
                                                                                      <w:marLeft w:val="0"/>
                                                                                      <w:marRight w:val="0"/>
                                                                                      <w:marTop w:val="0"/>
                                                                                      <w:marBottom w:val="0"/>
                                                                                      <w:divBdr>
                                                                                        <w:top w:val="none" w:sz="0" w:space="0" w:color="auto"/>
                                                                                        <w:left w:val="none" w:sz="0" w:space="0" w:color="auto"/>
                                                                                        <w:bottom w:val="none" w:sz="0" w:space="0" w:color="auto"/>
                                                                                        <w:right w:val="none" w:sz="0" w:space="0" w:color="auto"/>
                                                                                      </w:divBdr>
                                                                                      <w:divsChild>
                                                                                        <w:div w:id="127933235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553395796">
                                                                          <w:marLeft w:val="54"/>
                                                                          <w:marRight w:val="54"/>
                                                                          <w:marTop w:val="150"/>
                                                                          <w:marBottom w:val="150"/>
                                                                          <w:divBdr>
                                                                            <w:top w:val="single" w:sz="2" w:space="0" w:color="FFFFFF"/>
                                                                            <w:left w:val="single" w:sz="2" w:space="0" w:color="FFFFFF"/>
                                                                            <w:bottom w:val="single" w:sz="2" w:space="0" w:color="FFFFFF"/>
                                                                            <w:right w:val="single" w:sz="2" w:space="0" w:color="FFFFFF"/>
                                                                          </w:divBdr>
                                                                          <w:divsChild>
                                                                            <w:div w:id="1079713041">
                                                                              <w:marLeft w:val="0"/>
                                                                              <w:marRight w:val="0"/>
                                                                              <w:marTop w:val="0"/>
                                                                              <w:marBottom w:val="0"/>
                                                                              <w:divBdr>
                                                                                <w:top w:val="none" w:sz="0" w:space="0" w:color="auto"/>
                                                                                <w:left w:val="none" w:sz="0" w:space="0" w:color="auto"/>
                                                                                <w:bottom w:val="none" w:sz="0" w:space="0" w:color="auto"/>
                                                                                <w:right w:val="none" w:sz="0" w:space="0" w:color="auto"/>
                                                                              </w:divBdr>
                                                                              <w:divsChild>
                                                                                <w:div w:id="400718534">
                                                                                  <w:marLeft w:val="0"/>
                                                                                  <w:marRight w:val="0"/>
                                                                                  <w:marTop w:val="0"/>
                                                                                  <w:marBottom w:val="0"/>
                                                                                  <w:divBdr>
                                                                                    <w:top w:val="none" w:sz="0" w:space="0" w:color="auto"/>
                                                                                    <w:left w:val="none" w:sz="0" w:space="0" w:color="auto"/>
                                                                                    <w:bottom w:val="none" w:sz="0" w:space="0" w:color="auto"/>
                                                                                    <w:right w:val="none" w:sz="0" w:space="0" w:color="auto"/>
                                                                                  </w:divBdr>
                                                                                </w:div>
                                                                                <w:div w:id="1507286705">
                                                                                  <w:marLeft w:val="0"/>
                                                                                  <w:marRight w:val="0"/>
                                                                                  <w:marTop w:val="0"/>
                                                                                  <w:marBottom w:val="0"/>
                                                                                  <w:divBdr>
                                                                                    <w:top w:val="none" w:sz="0" w:space="0" w:color="auto"/>
                                                                                    <w:left w:val="none" w:sz="0" w:space="0" w:color="auto"/>
                                                                                    <w:bottom w:val="none" w:sz="0" w:space="0" w:color="auto"/>
                                                                                    <w:right w:val="none" w:sz="0" w:space="0" w:color="auto"/>
                                                                                  </w:divBdr>
                                                                                  <w:divsChild>
                                                                                    <w:div w:id="798955230">
                                                                                      <w:marLeft w:val="0"/>
                                                                                      <w:marRight w:val="0"/>
                                                                                      <w:marTop w:val="0"/>
                                                                                      <w:marBottom w:val="0"/>
                                                                                      <w:divBdr>
                                                                                        <w:top w:val="none" w:sz="0" w:space="0" w:color="auto"/>
                                                                                        <w:left w:val="none" w:sz="0" w:space="0" w:color="auto"/>
                                                                                        <w:bottom w:val="none" w:sz="0" w:space="0" w:color="auto"/>
                                                                                        <w:right w:val="none" w:sz="0" w:space="0" w:color="auto"/>
                                                                                      </w:divBdr>
                                                                                      <w:divsChild>
                                                                                        <w:div w:id="69187616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1906525306">
                                                                          <w:marLeft w:val="54"/>
                                                                          <w:marRight w:val="54"/>
                                                                          <w:marTop w:val="150"/>
                                                                          <w:marBottom w:val="150"/>
                                                                          <w:divBdr>
                                                                            <w:top w:val="single" w:sz="2" w:space="0" w:color="FFFFFF"/>
                                                                            <w:left w:val="single" w:sz="2" w:space="0" w:color="FFFFFF"/>
                                                                            <w:bottom w:val="single" w:sz="2" w:space="0" w:color="FFFFFF"/>
                                                                            <w:right w:val="single" w:sz="2" w:space="0" w:color="FFFFFF"/>
                                                                          </w:divBdr>
                                                                          <w:divsChild>
                                                                            <w:div w:id="1357391811">
                                                                              <w:marLeft w:val="0"/>
                                                                              <w:marRight w:val="0"/>
                                                                              <w:marTop w:val="0"/>
                                                                              <w:marBottom w:val="0"/>
                                                                              <w:divBdr>
                                                                                <w:top w:val="none" w:sz="0" w:space="0" w:color="auto"/>
                                                                                <w:left w:val="none" w:sz="0" w:space="0" w:color="auto"/>
                                                                                <w:bottom w:val="none" w:sz="0" w:space="0" w:color="auto"/>
                                                                                <w:right w:val="none" w:sz="0" w:space="0" w:color="auto"/>
                                                                              </w:divBdr>
                                                                              <w:divsChild>
                                                                                <w:div w:id="744037703">
                                                                                  <w:marLeft w:val="0"/>
                                                                                  <w:marRight w:val="0"/>
                                                                                  <w:marTop w:val="0"/>
                                                                                  <w:marBottom w:val="0"/>
                                                                                  <w:divBdr>
                                                                                    <w:top w:val="none" w:sz="0" w:space="0" w:color="auto"/>
                                                                                    <w:left w:val="none" w:sz="0" w:space="0" w:color="auto"/>
                                                                                    <w:bottom w:val="none" w:sz="0" w:space="0" w:color="auto"/>
                                                                                    <w:right w:val="none" w:sz="0" w:space="0" w:color="auto"/>
                                                                                  </w:divBdr>
                                                                                </w:div>
                                                                                <w:div w:id="1066147037">
                                                                                  <w:marLeft w:val="0"/>
                                                                                  <w:marRight w:val="0"/>
                                                                                  <w:marTop w:val="0"/>
                                                                                  <w:marBottom w:val="0"/>
                                                                                  <w:divBdr>
                                                                                    <w:top w:val="none" w:sz="0" w:space="0" w:color="auto"/>
                                                                                    <w:left w:val="none" w:sz="0" w:space="0" w:color="auto"/>
                                                                                    <w:bottom w:val="none" w:sz="0" w:space="0" w:color="auto"/>
                                                                                    <w:right w:val="none" w:sz="0" w:space="0" w:color="auto"/>
                                                                                  </w:divBdr>
                                                                                  <w:divsChild>
                                                                                    <w:div w:id="1623226585">
                                                                                      <w:marLeft w:val="0"/>
                                                                                      <w:marRight w:val="0"/>
                                                                                      <w:marTop w:val="0"/>
                                                                                      <w:marBottom w:val="0"/>
                                                                                      <w:divBdr>
                                                                                        <w:top w:val="none" w:sz="0" w:space="0" w:color="auto"/>
                                                                                        <w:left w:val="none" w:sz="0" w:space="0" w:color="auto"/>
                                                                                        <w:bottom w:val="none" w:sz="0" w:space="0" w:color="auto"/>
                                                                                        <w:right w:val="none" w:sz="0" w:space="0" w:color="auto"/>
                                                                                      </w:divBdr>
                                                                                      <w:divsChild>
                                                                                        <w:div w:id="84733036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7408432">
      <w:bodyDiv w:val="1"/>
      <w:marLeft w:val="0"/>
      <w:marRight w:val="0"/>
      <w:marTop w:val="0"/>
      <w:marBottom w:val="0"/>
      <w:divBdr>
        <w:top w:val="none" w:sz="0" w:space="0" w:color="auto"/>
        <w:left w:val="none" w:sz="0" w:space="0" w:color="auto"/>
        <w:bottom w:val="none" w:sz="0" w:space="0" w:color="auto"/>
        <w:right w:val="none" w:sz="0" w:space="0" w:color="auto"/>
      </w:divBdr>
      <w:divsChild>
        <w:div w:id="1355960998">
          <w:marLeft w:val="0"/>
          <w:marRight w:val="0"/>
          <w:marTop w:val="600"/>
          <w:marBottom w:val="0"/>
          <w:divBdr>
            <w:top w:val="none" w:sz="0" w:space="0" w:color="auto"/>
            <w:left w:val="none" w:sz="0" w:space="0" w:color="auto"/>
            <w:bottom w:val="none" w:sz="0" w:space="0" w:color="auto"/>
            <w:right w:val="none" w:sz="0" w:space="0" w:color="auto"/>
          </w:divBdr>
          <w:divsChild>
            <w:div w:id="1312829896">
              <w:marLeft w:val="0"/>
              <w:marRight w:val="0"/>
              <w:marTop w:val="0"/>
              <w:marBottom w:val="120"/>
              <w:divBdr>
                <w:top w:val="none" w:sz="0" w:space="0" w:color="auto"/>
                <w:left w:val="none" w:sz="0" w:space="0" w:color="auto"/>
                <w:bottom w:val="none" w:sz="0" w:space="0" w:color="auto"/>
                <w:right w:val="none" w:sz="0" w:space="0" w:color="auto"/>
              </w:divBdr>
            </w:div>
          </w:divsChild>
        </w:div>
        <w:div w:id="140737147">
          <w:marLeft w:val="0"/>
          <w:marRight w:val="0"/>
          <w:marTop w:val="0"/>
          <w:marBottom w:val="0"/>
          <w:divBdr>
            <w:top w:val="none" w:sz="0" w:space="0" w:color="auto"/>
            <w:left w:val="none" w:sz="0" w:space="0" w:color="auto"/>
            <w:bottom w:val="none" w:sz="0" w:space="0" w:color="auto"/>
            <w:right w:val="none" w:sz="0" w:space="0" w:color="auto"/>
          </w:divBdr>
          <w:divsChild>
            <w:div w:id="1152214690">
              <w:marLeft w:val="0"/>
              <w:marRight w:val="0"/>
              <w:marTop w:val="0"/>
              <w:marBottom w:val="0"/>
              <w:divBdr>
                <w:top w:val="none" w:sz="0" w:space="0" w:color="auto"/>
                <w:left w:val="none" w:sz="0" w:space="0" w:color="auto"/>
                <w:bottom w:val="none" w:sz="0" w:space="0" w:color="auto"/>
                <w:right w:val="none" w:sz="0" w:space="0" w:color="auto"/>
              </w:divBdr>
            </w:div>
          </w:divsChild>
        </w:div>
        <w:div w:id="431243341">
          <w:marLeft w:val="0"/>
          <w:marRight w:val="0"/>
          <w:marTop w:val="300"/>
          <w:marBottom w:val="0"/>
          <w:divBdr>
            <w:top w:val="none" w:sz="0" w:space="0" w:color="auto"/>
            <w:left w:val="none" w:sz="0" w:space="0" w:color="auto"/>
            <w:bottom w:val="none" w:sz="0" w:space="0" w:color="auto"/>
            <w:right w:val="none" w:sz="0" w:space="0" w:color="auto"/>
          </w:divBdr>
          <w:divsChild>
            <w:div w:id="918249983">
              <w:marLeft w:val="0"/>
              <w:marRight w:val="0"/>
              <w:marTop w:val="0"/>
              <w:marBottom w:val="0"/>
              <w:divBdr>
                <w:top w:val="none" w:sz="0" w:space="0" w:color="auto"/>
                <w:left w:val="none" w:sz="0" w:space="0" w:color="auto"/>
                <w:bottom w:val="none" w:sz="0" w:space="0" w:color="auto"/>
                <w:right w:val="none" w:sz="0" w:space="0" w:color="auto"/>
              </w:divBdr>
              <w:divsChild>
                <w:div w:id="2146198530">
                  <w:marLeft w:val="0"/>
                  <w:marRight w:val="0"/>
                  <w:marTop w:val="0"/>
                  <w:marBottom w:val="0"/>
                  <w:divBdr>
                    <w:top w:val="none" w:sz="0" w:space="0" w:color="auto"/>
                    <w:left w:val="none" w:sz="0" w:space="0" w:color="auto"/>
                    <w:bottom w:val="none" w:sz="0" w:space="0" w:color="auto"/>
                    <w:right w:val="none" w:sz="0" w:space="0" w:color="auto"/>
                  </w:divBdr>
                </w:div>
              </w:divsChild>
            </w:div>
            <w:div w:id="583341809">
              <w:marLeft w:val="0"/>
              <w:marRight w:val="0"/>
              <w:marTop w:val="0"/>
              <w:marBottom w:val="0"/>
              <w:divBdr>
                <w:top w:val="none" w:sz="0" w:space="0" w:color="auto"/>
                <w:left w:val="none" w:sz="0" w:space="0" w:color="auto"/>
                <w:bottom w:val="none" w:sz="0" w:space="0" w:color="auto"/>
                <w:right w:val="none" w:sz="0" w:space="0" w:color="auto"/>
              </w:divBdr>
            </w:div>
          </w:divsChild>
        </w:div>
        <w:div w:id="140313194">
          <w:marLeft w:val="0"/>
          <w:marRight w:val="0"/>
          <w:marTop w:val="0"/>
          <w:marBottom w:val="300"/>
          <w:divBdr>
            <w:top w:val="none" w:sz="0" w:space="0" w:color="auto"/>
            <w:left w:val="none" w:sz="0" w:space="0" w:color="auto"/>
            <w:bottom w:val="none" w:sz="0" w:space="0" w:color="auto"/>
            <w:right w:val="none" w:sz="0" w:space="0" w:color="auto"/>
          </w:divBdr>
          <w:divsChild>
            <w:div w:id="2015112284">
              <w:marLeft w:val="0"/>
              <w:marRight w:val="0"/>
              <w:marTop w:val="0"/>
              <w:marBottom w:val="0"/>
              <w:divBdr>
                <w:top w:val="none" w:sz="0" w:space="0" w:color="auto"/>
                <w:left w:val="none" w:sz="0" w:space="0" w:color="auto"/>
                <w:bottom w:val="none" w:sz="0" w:space="0" w:color="auto"/>
                <w:right w:val="none" w:sz="0" w:space="0" w:color="auto"/>
              </w:divBdr>
            </w:div>
            <w:div w:id="1722091384">
              <w:marLeft w:val="0"/>
              <w:marRight w:val="0"/>
              <w:marTop w:val="0"/>
              <w:marBottom w:val="0"/>
              <w:divBdr>
                <w:top w:val="none" w:sz="0" w:space="0" w:color="auto"/>
                <w:left w:val="none" w:sz="0" w:space="0" w:color="auto"/>
                <w:bottom w:val="none" w:sz="0" w:space="0" w:color="auto"/>
                <w:right w:val="none" w:sz="0" w:space="0" w:color="auto"/>
              </w:divBdr>
              <w:divsChild>
                <w:div w:id="1585871647">
                  <w:marLeft w:val="195"/>
                  <w:marRight w:val="195"/>
                  <w:marTop w:val="0"/>
                  <w:marBottom w:val="0"/>
                  <w:divBdr>
                    <w:top w:val="none" w:sz="0" w:space="0" w:color="auto"/>
                    <w:left w:val="none" w:sz="0" w:space="0" w:color="auto"/>
                    <w:bottom w:val="none" w:sz="0" w:space="0" w:color="auto"/>
                    <w:right w:val="none" w:sz="0" w:space="0" w:color="auto"/>
                  </w:divBdr>
                </w:div>
                <w:div w:id="171990979">
                  <w:marLeft w:val="195"/>
                  <w:marRight w:val="195"/>
                  <w:marTop w:val="0"/>
                  <w:marBottom w:val="0"/>
                  <w:divBdr>
                    <w:top w:val="none" w:sz="0" w:space="0" w:color="auto"/>
                    <w:left w:val="none" w:sz="0" w:space="0" w:color="auto"/>
                    <w:bottom w:val="none" w:sz="0" w:space="0" w:color="auto"/>
                    <w:right w:val="none" w:sz="0" w:space="0" w:color="auto"/>
                  </w:divBdr>
                </w:div>
                <w:div w:id="1382947403">
                  <w:marLeft w:val="195"/>
                  <w:marRight w:val="195"/>
                  <w:marTop w:val="0"/>
                  <w:marBottom w:val="0"/>
                  <w:divBdr>
                    <w:top w:val="none" w:sz="0" w:space="0" w:color="auto"/>
                    <w:left w:val="none" w:sz="0" w:space="0" w:color="auto"/>
                    <w:bottom w:val="none" w:sz="0" w:space="0" w:color="auto"/>
                    <w:right w:val="none" w:sz="0" w:space="0" w:color="auto"/>
                  </w:divBdr>
                </w:div>
                <w:div w:id="923030857">
                  <w:marLeft w:val="195"/>
                  <w:marRight w:val="195"/>
                  <w:marTop w:val="0"/>
                  <w:marBottom w:val="0"/>
                  <w:divBdr>
                    <w:top w:val="none" w:sz="0" w:space="0" w:color="auto"/>
                    <w:left w:val="none" w:sz="0" w:space="0" w:color="auto"/>
                    <w:bottom w:val="none" w:sz="0" w:space="0" w:color="auto"/>
                    <w:right w:val="none" w:sz="0" w:space="0" w:color="auto"/>
                  </w:divBdr>
                </w:div>
                <w:div w:id="28603575">
                  <w:marLeft w:val="195"/>
                  <w:marRight w:val="195"/>
                  <w:marTop w:val="0"/>
                  <w:marBottom w:val="0"/>
                  <w:divBdr>
                    <w:top w:val="none" w:sz="0" w:space="0" w:color="auto"/>
                    <w:left w:val="none" w:sz="0" w:space="0" w:color="auto"/>
                    <w:bottom w:val="none" w:sz="0" w:space="0" w:color="auto"/>
                    <w:right w:val="none" w:sz="0" w:space="0" w:color="auto"/>
                  </w:divBdr>
                </w:div>
                <w:div w:id="1184590368">
                  <w:marLeft w:val="195"/>
                  <w:marRight w:val="195"/>
                  <w:marTop w:val="0"/>
                  <w:marBottom w:val="0"/>
                  <w:divBdr>
                    <w:top w:val="none" w:sz="0" w:space="0" w:color="auto"/>
                    <w:left w:val="none" w:sz="0" w:space="0" w:color="auto"/>
                    <w:bottom w:val="none" w:sz="0" w:space="0" w:color="auto"/>
                    <w:right w:val="none" w:sz="0" w:space="0" w:color="auto"/>
                  </w:divBdr>
                </w:div>
                <w:div w:id="65810625">
                  <w:marLeft w:val="195"/>
                  <w:marRight w:val="195"/>
                  <w:marTop w:val="0"/>
                  <w:marBottom w:val="0"/>
                  <w:divBdr>
                    <w:top w:val="none" w:sz="0" w:space="0" w:color="auto"/>
                    <w:left w:val="none" w:sz="0" w:space="0" w:color="auto"/>
                    <w:bottom w:val="none" w:sz="0" w:space="0" w:color="auto"/>
                    <w:right w:val="none" w:sz="0" w:space="0" w:color="auto"/>
                  </w:divBdr>
                </w:div>
                <w:div w:id="2119643938">
                  <w:marLeft w:val="195"/>
                  <w:marRight w:val="195"/>
                  <w:marTop w:val="0"/>
                  <w:marBottom w:val="0"/>
                  <w:divBdr>
                    <w:top w:val="none" w:sz="0" w:space="0" w:color="auto"/>
                    <w:left w:val="none" w:sz="0" w:space="0" w:color="auto"/>
                    <w:bottom w:val="none" w:sz="0" w:space="0" w:color="auto"/>
                    <w:right w:val="none" w:sz="0" w:space="0" w:color="auto"/>
                  </w:divBdr>
                </w:div>
                <w:div w:id="1188132185">
                  <w:marLeft w:val="195"/>
                  <w:marRight w:val="195"/>
                  <w:marTop w:val="0"/>
                  <w:marBottom w:val="0"/>
                  <w:divBdr>
                    <w:top w:val="none" w:sz="0" w:space="0" w:color="auto"/>
                    <w:left w:val="none" w:sz="0" w:space="0" w:color="auto"/>
                    <w:bottom w:val="none" w:sz="0" w:space="0" w:color="auto"/>
                    <w:right w:val="none" w:sz="0" w:space="0" w:color="auto"/>
                  </w:divBdr>
                </w:div>
                <w:div w:id="69696043">
                  <w:marLeft w:val="195"/>
                  <w:marRight w:val="195"/>
                  <w:marTop w:val="0"/>
                  <w:marBottom w:val="0"/>
                  <w:divBdr>
                    <w:top w:val="none" w:sz="0" w:space="0" w:color="auto"/>
                    <w:left w:val="none" w:sz="0" w:space="0" w:color="auto"/>
                    <w:bottom w:val="none" w:sz="0" w:space="0" w:color="auto"/>
                    <w:right w:val="none" w:sz="0" w:space="0" w:color="auto"/>
                  </w:divBdr>
                </w:div>
              </w:divsChild>
            </w:div>
          </w:divsChild>
        </w:div>
        <w:div w:id="273483815">
          <w:marLeft w:val="0"/>
          <w:marRight w:val="0"/>
          <w:marTop w:val="0"/>
          <w:marBottom w:val="0"/>
          <w:divBdr>
            <w:top w:val="none" w:sz="0" w:space="0" w:color="auto"/>
            <w:left w:val="none" w:sz="0" w:space="0" w:color="auto"/>
            <w:bottom w:val="none" w:sz="0" w:space="0" w:color="auto"/>
            <w:right w:val="none" w:sz="0" w:space="0" w:color="auto"/>
          </w:divBdr>
          <w:divsChild>
            <w:div w:id="155388597">
              <w:marLeft w:val="0"/>
              <w:marRight w:val="0"/>
              <w:marTop w:val="0"/>
              <w:marBottom w:val="0"/>
              <w:divBdr>
                <w:top w:val="none" w:sz="0" w:space="0" w:color="auto"/>
                <w:left w:val="none" w:sz="0" w:space="0" w:color="auto"/>
                <w:bottom w:val="none" w:sz="0" w:space="0" w:color="auto"/>
                <w:right w:val="none" w:sz="0" w:space="0" w:color="auto"/>
              </w:divBdr>
              <w:divsChild>
                <w:div w:id="403603388">
                  <w:marLeft w:val="0"/>
                  <w:marRight w:val="0"/>
                  <w:marTop w:val="0"/>
                  <w:marBottom w:val="0"/>
                  <w:divBdr>
                    <w:top w:val="none" w:sz="0" w:space="0" w:color="auto"/>
                    <w:left w:val="none" w:sz="0" w:space="0" w:color="auto"/>
                    <w:bottom w:val="none" w:sz="0" w:space="0" w:color="auto"/>
                    <w:right w:val="none" w:sz="0" w:space="0" w:color="auto"/>
                  </w:divBdr>
                </w:div>
                <w:div w:id="1855605482">
                  <w:marLeft w:val="0"/>
                  <w:marRight w:val="0"/>
                  <w:marTop w:val="225"/>
                  <w:marBottom w:val="225"/>
                  <w:divBdr>
                    <w:top w:val="none" w:sz="0" w:space="0" w:color="auto"/>
                    <w:left w:val="none" w:sz="0" w:space="0" w:color="auto"/>
                    <w:bottom w:val="none" w:sz="0" w:space="0" w:color="auto"/>
                    <w:right w:val="none" w:sz="0" w:space="0" w:color="auto"/>
                  </w:divBdr>
                  <w:divsChild>
                    <w:div w:id="744258728">
                      <w:marLeft w:val="0"/>
                      <w:marRight w:val="0"/>
                      <w:marTop w:val="0"/>
                      <w:marBottom w:val="0"/>
                      <w:divBdr>
                        <w:top w:val="none" w:sz="0" w:space="0" w:color="auto"/>
                        <w:left w:val="none" w:sz="0" w:space="0" w:color="auto"/>
                        <w:bottom w:val="none" w:sz="0" w:space="0" w:color="auto"/>
                        <w:right w:val="none" w:sz="0" w:space="0" w:color="auto"/>
                      </w:divBdr>
                      <w:divsChild>
                        <w:div w:id="1950430168">
                          <w:marLeft w:val="0"/>
                          <w:marRight w:val="0"/>
                          <w:marTop w:val="0"/>
                          <w:marBottom w:val="0"/>
                          <w:divBdr>
                            <w:top w:val="none" w:sz="0" w:space="0" w:color="auto"/>
                            <w:left w:val="none" w:sz="0" w:space="0" w:color="auto"/>
                            <w:bottom w:val="none" w:sz="0" w:space="0" w:color="auto"/>
                            <w:right w:val="none" w:sz="0" w:space="0" w:color="auto"/>
                          </w:divBdr>
                        </w:div>
                        <w:div w:id="1266160155">
                          <w:marLeft w:val="150"/>
                          <w:marRight w:val="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
                            <w:div w:id="146657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199472">
              <w:marLeft w:val="0"/>
              <w:marRight w:val="0"/>
              <w:marTop w:val="0"/>
              <w:marBottom w:val="0"/>
              <w:divBdr>
                <w:top w:val="none" w:sz="0" w:space="0" w:color="auto"/>
                <w:left w:val="none" w:sz="0" w:space="0" w:color="auto"/>
                <w:bottom w:val="none" w:sz="0" w:space="0" w:color="auto"/>
                <w:right w:val="none" w:sz="0" w:space="0" w:color="auto"/>
              </w:divBdr>
              <w:divsChild>
                <w:div w:id="1190947758">
                  <w:marLeft w:val="0"/>
                  <w:marRight w:val="0"/>
                  <w:marTop w:val="0"/>
                  <w:marBottom w:val="0"/>
                  <w:divBdr>
                    <w:top w:val="none" w:sz="0" w:space="0" w:color="auto"/>
                    <w:left w:val="none" w:sz="0" w:space="0" w:color="auto"/>
                    <w:bottom w:val="none" w:sz="0" w:space="0" w:color="auto"/>
                    <w:right w:val="none" w:sz="0" w:space="0" w:color="auto"/>
                  </w:divBdr>
                </w:div>
                <w:div w:id="302468983">
                  <w:marLeft w:val="0"/>
                  <w:marRight w:val="0"/>
                  <w:marTop w:val="0"/>
                  <w:marBottom w:val="0"/>
                  <w:divBdr>
                    <w:top w:val="none" w:sz="0" w:space="0" w:color="auto"/>
                    <w:left w:val="none" w:sz="0" w:space="0" w:color="auto"/>
                    <w:bottom w:val="none" w:sz="0" w:space="0" w:color="auto"/>
                    <w:right w:val="none" w:sz="0" w:space="0" w:color="auto"/>
                  </w:divBdr>
                </w:div>
                <w:div w:id="241524631">
                  <w:marLeft w:val="0"/>
                  <w:marRight w:val="0"/>
                  <w:marTop w:val="300"/>
                  <w:marBottom w:val="0"/>
                  <w:divBdr>
                    <w:top w:val="none" w:sz="0" w:space="0" w:color="auto"/>
                    <w:left w:val="none" w:sz="0" w:space="0" w:color="auto"/>
                    <w:bottom w:val="none" w:sz="0" w:space="0" w:color="auto"/>
                    <w:right w:val="none" w:sz="0" w:space="0" w:color="auto"/>
                  </w:divBdr>
                  <w:divsChild>
                    <w:div w:id="4663631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6509173">
          <w:marLeft w:val="0"/>
          <w:marRight w:val="0"/>
          <w:marTop w:val="0"/>
          <w:marBottom w:val="0"/>
          <w:divBdr>
            <w:top w:val="none" w:sz="0" w:space="0" w:color="auto"/>
            <w:left w:val="none" w:sz="0" w:space="0" w:color="auto"/>
            <w:bottom w:val="none" w:sz="0" w:space="0" w:color="auto"/>
            <w:right w:val="none" w:sz="0" w:space="0" w:color="auto"/>
          </w:divBdr>
          <w:divsChild>
            <w:div w:id="157237994">
              <w:marLeft w:val="0"/>
              <w:marRight w:val="0"/>
              <w:marTop w:val="225"/>
              <w:marBottom w:val="0"/>
              <w:divBdr>
                <w:top w:val="none" w:sz="0" w:space="0" w:color="auto"/>
                <w:left w:val="none" w:sz="0" w:space="0" w:color="auto"/>
                <w:bottom w:val="none" w:sz="0" w:space="0" w:color="auto"/>
                <w:right w:val="none" w:sz="0" w:space="0" w:color="auto"/>
              </w:divBdr>
              <w:divsChild>
                <w:div w:id="1395202024">
                  <w:marLeft w:val="0"/>
                  <w:marRight w:val="0"/>
                  <w:marTop w:val="0"/>
                  <w:marBottom w:val="0"/>
                  <w:divBdr>
                    <w:top w:val="none" w:sz="0" w:space="0" w:color="auto"/>
                    <w:left w:val="none" w:sz="0" w:space="0" w:color="auto"/>
                    <w:bottom w:val="none" w:sz="0" w:space="0" w:color="auto"/>
                    <w:right w:val="none" w:sz="0" w:space="0" w:color="auto"/>
                  </w:divBdr>
                </w:div>
              </w:divsChild>
            </w:div>
            <w:div w:id="1619995494">
              <w:marLeft w:val="0"/>
              <w:marRight w:val="0"/>
              <w:marTop w:val="225"/>
              <w:marBottom w:val="0"/>
              <w:divBdr>
                <w:top w:val="none" w:sz="0" w:space="0" w:color="auto"/>
                <w:left w:val="none" w:sz="0" w:space="0" w:color="auto"/>
                <w:bottom w:val="none" w:sz="0" w:space="0" w:color="auto"/>
                <w:right w:val="none" w:sz="0" w:space="0" w:color="auto"/>
              </w:divBdr>
              <w:divsChild>
                <w:div w:id="9614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31897">
      <w:bodyDiv w:val="1"/>
      <w:marLeft w:val="0"/>
      <w:marRight w:val="0"/>
      <w:marTop w:val="0"/>
      <w:marBottom w:val="0"/>
      <w:divBdr>
        <w:top w:val="none" w:sz="0" w:space="0" w:color="auto"/>
        <w:left w:val="none" w:sz="0" w:space="0" w:color="auto"/>
        <w:bottom w:val="none" w:sz="0" w:space="0" w:color="auto"/>
        <w:right w:val="none" w:sz="0" w:space="0" w:color="auto"/>
      </w:divBdr>
      <w:divsChild>
        <w:div w:id="1190411654">
          <w:marLeft w:val="0"/>
          <w:marRight w:val="0"/>
          <w:marTop w:val="0"/>
          <w:marBottom w:val="0"/>
          <w:divBdr>
            <w:top w:val="none" w:sz="0" w:space="0" w:color="auto"/>
            <w:left w:val="none" w:sz="0" w:space="0" w:color="auto"/>
            <w:bottom w:val="none" w:sz="0" w:space="0" w:color="auto"/>
            <w:right w:val="none" w:sz="0" w:space="0" w:color="auto"/>
          </w:divBdr>
        </w:div>
        <w:div w:id="1784107624">
          <w:marLeft w:val="0"/>
          <w:marRight w:val="0"/>
          <w:marTop w:val="0"/>
          <w:marBottom w:val="0"/>
          <w:divBdr>
            <w:top w:val="none" w:sz="0" w:space="0" w:color="auto"/>
            <w:left w:val="none" w:sz="0" w:space="0" w:color="auto"/>
            <w:bottom w:val="none" w:sz="0" w:space="0" w:color="auto"/>
            <w:right w:val="none" w:sz="0" w:space="0" w:color="auto"/>
          </w:divBdr>
        </w:div>
        <w:div w:id="1969120627">
          <w:marLeft w:val="0"/>
          <w:marRight w:val="0"/>
          <w:marTop w:val="0"/>
          <w:marBottom w:val="0"/>
          <w:divBdr>
            <w:top w:val="none" w:sz="0" w:space="0" w:color="auto"/>
            <w:left w:val="none" w:sz="0" w:space="0" w:color="auto"/>
            <w:bottom w:val="none" w:sz="0" w:space="0" w:color="auto"/>
            <w:right w:val="none" w:sz="0" w:space="0" w:color="auto"/>
          </w:divBdr>
        </w:div>
        <w:div w:id="597563776">
          <w:marLeft w:val="0"/>
          <w:marRight w:val="0"/>
          <w:marTop w:val="0"/>
          <w:marBottom w:val="0"/>
          <w:divBdr>
            <w:top w:val="none" w:sz="0" w:space="0" w:color="auto"/>
            <w:left w:val="none" w:sz="0" w:space="0" w:color="auto"/>
            <w:bottom w:val="none" w:sz="0" w:space="0" w:color="auto"/>
            <w:right w:val="none" w:sz="0" w:space="0" w:color="auto"/>
          </w:divBdr>
        </w:div>
        <w:div w:id="1077946745">
          <w:marLeft w:val="0"/>
          <w:marRight w:val="0"/>
          <w:marTop w:val="0"/>
          <w:marBottom w:val="0"/>
          <w:divBdr>
            <w:top w:val="none" w:sz="0" w:space="0" w:color="auto"/>
            <w:left w:val="none" w:sz="0" w:space="0" w:color="auto"/>
            <w:bottom w:val="none" w:sz="0" w:space="0" w:color="auto"/>
            <w:right w:val="none" w:sz="0" w:space="0" w:color="auto"/>
          </w:divBdr>
        </w:div>
      </w:divsChild>
    </w:div>
    <w:div w:id="658770822">
      <w:bodyDiv w:val="1"/>
      <w:marLeft w:val="0"/>
      <w:marRight w:val="0"/>
      <w:marTop w:val="0"/>
      <w:marBottom w:val="0"/>
      <w:divBdr>
        <w:top w:val="none" w:sz="0" w:space="0" w:color="auto"/>
        <w:left w:val="none" w:sz="0" w:space="0" w:color="auto"/>
        <w:bottom w:val="none" w:sz="0" w:space="0" w:color="auto"/>
        <w:right w:val="none" w:sz="0" w:space="0" w:color="auto"/>
      </w:divBdr>
    </w:div>
    <w:div w:id="758140715">
      <w:bodyDiv w:val="1"/>
      <w:marLeft w:val="0"/>
      <w:marRight w:val="0"/>
      <w:marTop w:val="0"/>
      <w:marBottom w:val="0"/>
      <w:divBdr>
        <w:top w:val="none" w:sz="0" w:space="0" w:color="auto"/>
        <w:left w:val="none" w:sz="0" w:space="0" w:color="auto"/>
        <w:bottom w:val="none" w:sz="0" w:space="0" w:color="auto"/>
        <w:right w:val="none" w:sz="0" w:space="0" w:color="auto"/>
      </w:divBdr>
    </w:div>
    <w:div w:id="934705235">
      <w:bodyDiv w:val="1"/>
      <w:marLeft w:val="0"/>
      <w:marRight w:val="0"/>
      <w:marTop w:val="0"/>
      <w:marBottom w:val="0"/>
      <w:divBdr>
        <w:top w:val="none" w:sz="0" w:space="0" w:color="auto"/>
        <w:left w:val="none" w:sz="0" w:space="0" w:color="auto"/>
        <w:bottom w:val="none" w:sz="0" w:space="0" w:color="auto"/>
        <w:right w:val="none" w:sz="0" w:space="0" w:color="auto"/>
      </w:divBdr>
      <w:divsChild>
        <w:div w:id="194076729">
          <w:marLeft w:val="0"/>
          <w:marRight w:val="0"/>
          <w:marTop w:val="0"/>
          <w:marBottom w:val="0"/>
          <w:divBdr>
            <w:top w:val="none" w:sz="0" w:space="0" w:color="auto"/>
            <w:left w:val="none" w:sz="0" w:space="0" w:color="auto"/>
            <w:bottom w:val="none" w:sz="0" w:space="0" w:color="auto"/>
            <w:right w:val="none" w:sz="0" w:space="0" w:color="auto"/>
          </w:divBdr>
          <w:divsChild>
            <w:div w:id="1876968971">
              <w:marLeft w:val="0"/>
              <w:marRight w:val="0"/>
              <w:marTop w:val="0"/>
              <w:marBottom w:val="0"/>
              <w:divBdr>
                <w:top w:val="none" w:sz="0" w:space="0" w:color="auto"/>
                <w:left w:val="none" w:sz="0" w:space="0" w:color="auto"/>
                <w:bottom w:val="none" w:sz="0" w:space="0" w:color="auto"/>
                <w:right w:val="none" w:sz="0" w:space="0" w:color="auto"/>
              </w:divBdr>
            </w:div>
            <w:div w:id="91173638">
              <w:marLeft w:val="0"/>
              <w:marRight w:val="0"/>
              <w:marTop w:val="225"/>
              <w:marBottom w:val="225"/>
              <w:divBdr>
                <w:top w:val="none" w:sz="0" w:space="0" w:color="auto"/>
                <w:left w:val="none" w:sz="0" w:space="0" w:color="auto"/>
                <w:bottom w:val="none" w:sz="0" w:space="0" w:color="auto"/>
                <w:right w:val="none" w:sz="0" w:space="0" w:color="auto"/>
              </w:divBdr>
              <w:divsChild>
                <w:div w:id="205372553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523124707">
          <w:marLeft w:val="0"/>
          <w:marRight w:val="0"/>
          <w:marTop w:val="0"/>
          <w:marBottom w:val="0"/>
          <w:divBdr>
            <w:top w:val="none" w:sz="0" w:space="0" w:color="auto"/>
            <w:left w:val="none" w:sz="0" w:space="0" w:color="auto"/>
            <w:bottom w:val="none" w:sz="0" w:space="0" w:color="auto"/>
            <w:right w:val="none" w:sz="0" w:space="0" w:color="auto"/>
          </w:divBdr>
          <w:divsChild>
            <w:div w:id="319039109">
              <w:marLeft w:val="0"/>
              <w:marRight w:val="0"/>
              <w:marTop w:val="0"/>
              <w:marBottom w:val="0"/>
              <w:divBdr>
                <w:top w:val="none" w:sz="0" w:space="0" w:color="auto"/>
                <w:left w:val="none" w:sz="0" w:space="0" w:color="auto"/>
                <w:bottom w:val="none" w:sz="0" w:space="0" w:color="auto"/>
                <w:right w:val="none" w:sz="0" w:space="0" w:color="auto"/>
              </w:divBdr>
            </w:div>
          </w:divsChild>
        </w:div>
        <w:div w:id="1396052195">
          <w:marLeft w:val="0"/>
          <w:marRight w:val="0"/>
          <w:marTop w:val="600"/>
          <w:marBottom w:val="0"/>
          <w:divBdr>
            <w:top w:val="none" w:sz="0" w:space="0" w:color="auto"/>
            <w:left w:val="none" w:sz="0" w:space="0" w:color="auto"/>
            <w:bottom w:val="none" w:sz="0" w:space="0" w:color="auto"/>
            <w:right w:val="none" w:sz="0" w:space="0" w:color="auto"/>
          </w:divBdr>
          <w:divsChild>
            <w:div w:id="740523819">
              <w:marLeft w:val="0"/>
              <w:marRight w:val="0"/>
              <w:marTop w:val="0"/>
              <w:marBottom w:val="120"/>
              <w:divBdr>
                <w:top w:val="none" w:sz="0" w:space="0" w:color="auto"/>
                <w:left w:val="none" w:sz="0" w:space="0" w:color="auto"/>
                <w:bottom w:val="none" w:sz="0" w:space="0" w:color="auto"/>
                <w:right w:val="none" w:sz="0" w:space="0" w:color="auto"/>
              </w:divBdr>
            </w:div>
          </w:divsChild>
        </w:div>
        <w:div w:id="1766339473">
          <w:marLeft w:val="0"/>
          <w:marRight w:val="0"/>
          <w:marTop w:val="0"/>
          <w:marBottom w:val="0"/>
          <w:divBdr>
            <w:top w:val="none" w:sz="0" w:space="0" w:color="auto"/>
            <w:left w:val="none" w:sz="0" w:space="0" w:color="auto"/>
            <w:bottom w:val="none" w:sz="0" w:space="0" w:color="auto"/>
            <w:right w:val="none" w:sz="0" w:space="0" w:color="auto"/>
          </w:divBdr>
          <w:divsChild>
            <w:div w:id="1805344584">
              <w:marLeft w:val="0"/>
              <w:marRight w:val="0"/>
              <w:marTop w:val="0"/>
              <w:marBottom w:val="0"/>
              <w:divBdr>
                <w:top w:val="none" w:sz="0" w:space="0" w:color="auto"/>
                <w:left w:val="none" w:sz="0" w:space="0" w:color="auto"/>
                <w:bottom w:val="none" w:sz="0" w:space="0" w:color="auto"/>
                <w:right w:val="none" w:sz="0" w:space="0" w:color="auto"/>
              </w:divBdr>
            </w:div>
          </w:divsChild>
        </w:div>
        <w:div w:id="1813328845">
          <w:marLeft w:val="0"/>
          <w:marRight w:val="0"/>
          <w:marTop w:val="300"/>
          <w:marBottom w:val="0"/>
          <w:divBdr>
            <w:top w:val="none" w:sz="0" w:space="0" w:color="auto"/>
            <w:left w:val="none" w:sz="0" w:space="0" w:color="auto"/>
            <w:bottom w:val="none" w:sz="0" w:space="0" w:color="auto"/>
            <w:right w:val="none" w:sz="0" w:space="0" w:color="auto"/>
          </w:divBdr>
          <w:divsChild>
            <w:div w:id="1336958328">
              <w:marLeft w:val="0"/>
              <w:marRight w:val="0"/>
              <w:marTop w:val="0"/>
              <w:marBottom w:val="0"/>
              <w:divBdr>
                <w:top w:val="none" w:sz="0" w:space="0" w:color="auto"/>
                <w:left w:val="none" w:sz="0" w:space="0" w:color="auto"/>
                <w:bottom w:val="none" w:sz="0" w:space="0" w:color="auto"/>
                <w:right w:val="none" w:sz="0" w:space="0" w:color="auto"/>
              </w:divBdr>
              <w:divsChild>
                <w:div w:id="1783064762">
                  <w:marLeft w:val="0"/>
                  <w:marRight w:val="0"/>
                  <w:marTop w:val="0"/>
                  <w:marBottom w:val="0"/>
                  <w:divBdr>
                    <w:top w:val="none" w:sz="0" w:space="0" w:color="auto"/>
                    <w:left w:val="none" w:sz="0" w:space="0" w:color="auto"/>
                    <w:bottom w:val="none" w:sz="0" w:space="0" w:color="auto"/>
                    <w:right w:val="none" w:sz="0" w:space="0" w:color="auto"/>
                  </w:divBdr>
                </w:div>
              </w:divsChild>
            </w:div>
            <w:div w:id="1458136708">
              <w:marLeft w:val="0"/>
              <w:marRight w:val="0"/>
              <w:marTop w:val="0"/>
              <w:marBottom w:val="0"/>
              <w:divBdr>
                <w:top w:val="none" w:sz="0" w:space="0" w:color="auto"/>
                <w:left w:val="none" w:sz="0" w:space="0" w:color="auto"/>
                <w:bottom w:val="none" w:sz="0" w:space="0" w:color="auto"/>
                <w:right w:val="none" w:sz="0" w:space="0" w:color="auto"/>
              </w:divBdr>
            </w:div>
          </w:divsChild>
        </w:div>
        <w:div w:id="2118677754">
          <w:marLeft w:val="0"/>
          <w:marRight w:val="0"/>
          <w:marTop w:val="0"/>
          <w:marBottom w:val="300"/>
          <w:divBdr>
            <w:top w:val="none" w:sz="0" w:space="0" w:color="auto"/>
            <w:left w:val="none" w:sz="0" w:space="0" w:color="auto"/>
            <w:bottom w:val="none" w:sz="0" w:space="0" w:color="auto"/>
            <w:right w:val="none" w:sz="0" w:space="0" w:color="auto"/>
          </w:divBdr>
          <w:divsChild>
            <w:div w:id="1606814824">
              <w:marLeft w:val="0"/>
              <w:marRight w:val="0"/>
              <w:marTop w:val="0"/>
              <w:marBottom w:val="0"/>
              <w:divBdr>
                <w:top w:val="none" w:sz="0" w:space="0" w:color="auto"/>
                <w:left w:val="none" w:sz="0" w:space="0" w:color="auto"/>
                <w:bottom w:val="none" w:sz="0" w:space="0" w:color="auto"/>
                <w:right w:val="none" w:sz="0" w:space="0" w:color="auto"/>
              </w:divBdr>
            </w:div>
            <w:div w:id="1871648139">
              <w:marLeft w:val="0"/>
              <w:marRight w:val="0"/>
              <w:marTop w:val="0"/>
              <w:marBottom w:val="0"/>
              <w:divBdr>
                <w:top w:val="none" w:sz="0" w:space="0" w:color="auto"/>
                <w:left w:val="none" w:sz="0" w:space="0" w:color="auto"/>
                <w:bottom w:val="none" w:sz="0" w:space="0" w:color="auto"/>
                <w:right w:val="none" w:sz="0" w:space="0" w:color="auto"/>
              </w:divBdr>
              <w:divsChild>
                <w:div w:id="142283678">
                  <w:marLeft w:val="195"/>
                  <w:marRight w:val="195"/>
                  <w:marTop w:val="0"/>
                  <w:marBottom w:val="0"/>
                  <w:divBdr>
                    <w:top w:val="none" w:sz="0" w:space="0" w:color="auto"/>
                    <w:left w:val="none" w:sz="0" w:space="0" w:color="auto"/>
                    <w:bottom w:val="none" w:sz="0" w:space="0" w:color="auto"/>
                    <w:right w:val="none" w:sz="0" w:space="0" w:color="auto"/>
                  </w:divBdr>
                </w:div>
                <w:div w:id="536889953">
                  <w:marLeft w:val="195"/>
                  <w:marRight w:val="195"/>
                  <w:marTop w:val="0"/>
                  <w:marBottom w:val="0"/>
                  <w:divBdr>
                    <w:top w:val="none" w:sz="0" w:space="0" w:color="auto"/>
                    <w:left w:val="none" w:sz="0" w:space="0" w:color="auto"/>
                    <w:bottom w:val="none" w:sz="0" w:space="0" w:color="auto"/>
                    <w:right w:val="none" w:sz="0" w:space="0" w:color="auto"/>
                  </w:divBdr>
                </w:div>
                <w:div w:id="2082213517">
                  <w:marLeft w:val="195"/>
                  <w:marRight w:val="195"/>
                  <w:marTop w:val="0"/>
                  <w:marBottom w:val="0"/>
                  <w:divBdr>
                    <w:top w:val="none" w:sz="0" w:space="0" w:color="auto"/>
                    <w:left w:val="none" w:sz="0" w:space="0" w:color="auto"/>
                    <w:bottom w:val="none" w:sz="0" w:space="0" w:color="auto"/>
                    <w:right w:val="none" w:sz="0" w:space="0" w:color="auto"/>
                  </w:divBdr>
                </w:div>
                <w:div w:id="998926100">
                  <w:marLeft w:val="195"/>
                  <w:marRight w:val="195"/>
                  <w:marTop w:val="0"/>
                  <w:marBottom w:val="0"/>
                  <w:divBdr>
                    <w:top w:val="none" w:sz="0" w:space="0" w:color="auto"/>
                    <w:left w:val="none" w:sz="0" w:space="0" w:color="auto"/>
                    <w:bottom w:val="none" w:sz="0" w:space="0" w:color="auto"/>
                    <w:right w:val="none" w:sz="0" w:space="0" w:color="auto"/>
                  </w:divBdr>
                </w:div>
                <w:div w:id="601298256">
                  <w:marLeft w:val="195"/>
                  <w:marRight w:val="195"/>
                  <w:marTop w:val="0"/>
                  <w:marBottom w:val="0"/>
                  <w:divBdr>
                    <w:top w:val="none" w:sz="0" w:space="0" w:color="auto"/>
                    <w:left w:val="none" w:sz="0" w:space="0" w:color="auto"/>
                    <w:bottom w:val="none" w:sz="0" w:space="0" w:color="auto"/>
                    <w:right w:val="none" w:sz="0" w:space="0" w:color="auto"/>
                  </w:divBdr>
                </w:div>
                <w:div w:id="915433134">
                  <w:marLeft w:val="195"/>
                  <w:marRight w:val="195"/>
                  <w:marTop w:val="0"/>
                  <w:marBottom w:val="0"/>
                  <w:divBdr>
                    <w:top w:val="none" w:sz="0" w:space="0" w:color="auto"/>
                    <w:left w:val="none" w:sz="0" w:space="0" w:color="auto"/>
                    <w:bottom w:val="none" w:sz="0" w:space="0" w:color="auto"/>
                    <w:right w:val="none" w:sz="0" w:space="0" w:color="auto"/>
                  </w:divBdr>
                </w:div>
                <w:div w:id="1042369469">
                  <w:marLeft w:val="195"/>
                  <w:marRight w:val="195"/>
                  <w:marTop w:val="0"/>
                  <w:marBottom w:val="0"/>
                  <w:divBdr>
                    <w:top w:val="none" w:sz="0" w:space="0" w:color="auto"/>
                    <w:left w:val="none" w:sz="0" w:space="0" w:color="auto"/>
                    <w:bottom w:val="none" w:sz="0" w:space="0" w:color="auto"/>
                    <w:right w:val="none" w:sz="0" w:space="0" w:color="auto"/>
                  </w:divBdr>
                </w:div>
                <w:div w:id="934247574">
                  <w:marLeft w:val="195"/>
                  <w:marRight w:val="195"/>
                  <w:marTop w:val="0"/>
                  <w:marBottom w:val="0"/>
                  <w:divBdr>
                    <w:top w:val="none" w:sz="0" w:space="0" w:color="auto"/>
                    <w:left w:val="none" w:sz="0" w:space="0" w:color="auto"/>
                    <w:bottom w:val="none" w:sz="0" w:space="0" w:color="auto"/>
                    <w:right w:val="none" w:sz="0" w:space="0" w:color="auto"/>
                  </w:divBdr>
                </w:div>
                <w:div w:id="735974518">
                  <w:marLeft w:val="195"/>
                  <w:marRight w:val="195"/>
                  <w:marTop w:val="0"/>
                  <w:marBottom w:val="0"/>
                  <w:divBdr>
                    <w:top w:val="none" w:sz="0" w:space="0" w:color="auto"/>
                    <w:left w:val="none" w:sz="0" w:space="0" w:color="auto"/>
                    <w:bottom w:val="none" w:sz="0" w:space="0" w:color="auto"/>
                    <w:right w:val="none" w:sz="0" w:space="0" w:color="auto"/>
                  </w:divBdr>
                </w:div>
                <w:div w:id="2109688960">
                  <w:marLeft w:val="195"/>
                  <w:marRight w:val="195"/>
                  <w:marTop w:val="0"/>
                  <w:marBottom w:val="0"/>
                  <w:divBdr>
                    <w:top w:val="none" w:sz="0" w:space="0" w:color="auto"/>
                    <w:left w:val="none" w:sz="0" w:space="0" w:color="auto"/>
                    <w:bottom w:val="none" w:sz="0" w:space="0" w:color="auto"/>
                    <w:right w:val="none" w:sz="0" w:space="0" w:color="auto"/>
                  </w:divBdr>
                </w:div>
              </w:divsChild>
            </w:div>
          </w:divsChild>
        </w:div>
      </w:divsChild>
    </w:div>
    <w:div w:id="967901413">
      <w:bodyDiv w:val="1"/>
      <w:marLeft w:val="0"/>
      <w:marRight w:val="0"/>
      <w:marTop w:val="0"/>
      <w:marBottom w:val="0"/>
      <w:divBdr>
        <w:top w:val="none" w:sz="0" w:space="0" w:color="auto"/>
        <w:left w:val="none" w:sz="0" w:space="0" w:color="auto"/>
        <w:bottom w:val="none" w:sz="0" w:space="0" w:color="auto"/>
        <w:right w:val="none" w:sz="0" w:space="0" w:color="auto"/>
      </w:divBdr>
    </w:div>
    <w:div w:id="1513836475">
      <w:bodyDiv w:val="1"/>
      <w:marLeft w:val="0"/>
      <w:marRight w:val="0"/>
      <w:marTop w:val="0"/>
      <w:marBottom w:val="0"/>
      <w:divBdr>
        <w:top w:val="none" w:sz="0" w:space="0" w:color="auto"/>
        <w:left w:val="none" w:sz="0" w:space="0" w:color="auto"/>
        <w:bottom w:val="none" w:sz="0" w:space="0" w:color="auto"/>
        <w:right w:val="none" w:sz="0" w:space="0" w:color="auto"/>
      </w:divBdr>
      <w:divsChild>
        <w:div w:id="344481788">
          <w:marLeft w:val="0"/>
          <w:marRight w:val="0"/>
          <w:marTop w:val="0"/>
          <w:marBottom w:val="0"/>
          <w:divBdr>
            <w:top w:val="none" w:sz="0" w:space="0" w:color="auto"/>
            <w:left w:val="none" w:sz="0" w:space="0" w:color="auto"/>
            <w:bottom w:val="none" w:sz="0" w:space="0" w:color="auto"/>
            <w:right w:val="none" w:sz="0" w:space="0" w:color="auto"/>
          </w:divBdr>
        </w:div>
        <w:div w:id="1947302933">
          <w:marLeft w:val="0"/>
          <w:marRight w:val="0"/>
          <w:marTop w:val="0"/>
          <w:marBottom w:val="0"/>
          <w:divBdr>
            <w:top w:val="none" w:sz="0" w:space="0" w:color="auto"/>
            <w:left w:val="none" w:sz="0" w:space="0" w:color="auto"/>
            <w:bottom w:val="none" w:sz="0" w:space="0" w:color="auto"/>
            <w:right w:val="none" w:sz="0" w:space="0" w:color="auto"/>
          </w:divBdr>
        </w:div>
        <w:div w:id="1630014718">
          <w:marLeft w:val="0"/>
          <w:marRight w:val="0"/>
          <w:marTop w:val="0"/>
          <w:marBottom w:val="0"/>
          <w:divBdr>
            <w:top w:val="none" w:sz="0" w:space="0" w:color="auto"/>
            <w:left w:val="none" w:sz="0" w:space="0" w:color="auto"/>
            <w:bottom w:val="none" w:sz="0" w:space="0" w:color="auto"/>
            <w:right w:val="none" w:sz="0" w:space="0" w:color="auto"/>
          </w:divBdr>
        </w:div>
        <w:div w:id="2107995151">
          <w:marLeft w:val="0"/>
          <w:marRight w:val="0"/>
          <w:marTop w:val="0"/>
          <w:marBottom w:val="0"/>
          <w:divBdr>
            <w:top w:val="none" w:sz="0" w:space="0" w:color="auto"/>
            <w:left w:val="none" w:sz="0" w:space="0" w:color="auto"/>
            <w:bottom w:val="none" w:sz="0" w:space="0" w:color="auto"/>
            <w:right w:val="none" w:sz="0" w:space="0" w:color="auto"/>
          </w:divBdr>
        </w:div>
        <w:div w:id="342782719">
          <w:marLeft w:val="0"/>
          <w:marRight w:val="0"/>
          <w:marTop w:val="0"/>
          <w:marBottom w:val="0"/>
          <w:divBdr>
            <w:top w:val="none" w:sz="0" w:space="0" w:color="auto"/>
            <w:left w:val="none" w:sz="0" w:space="0" w:color="auto"/>
            <w:bottom w:val="none" w:sz="0" w:space="0" w:color="auto"/>
            <w:right w:val="none" w:sz="0" w:space="0" w:color="auto"/>
          </w:divBdr>
        </w:div>
      </w:divsChild>
    </w:div>
    <w:div w:id="1712684152">
      <w:bodyDiv w:val="1"/>
      <w:marLeft w:val="0"/>
      <w:marRight w:val="0"/>
      <w:marTop w:val="0"/>
      <w:marBottom w:val="0"/>
      <w:divBdr>
        <w:top w:val="none" w:sz="0" w:space="0" w:color="auto"/>
        <w:left w:val="none" w:sz="0" w:space="0" w:color="auto"/>
        <w:bottom w:val="none" w:sz="0" w:space="0" w:color="auto"/>
        <w:right w:val="none" w:sz="0" w:space="0" w:color="auto"/>
      </w:divBdr>
      <w:divsChild>
        <w:div w:id="139002983">
          <w:marLeft w:val="0"/>
          <w:marRight w:val="0"/>
          <w:marTop w:val="0"/>
          <w:marBottom w:val="0"/>
          <w:divBdr>
            <w:top w:val="none" w:sz="0" w:space="0" w:color="auto"/>
            <w:left w:val="none" w:sz="0" w:space="0" w:color="auto"/>
            <w:bottom w:val="none" w:sz="0" w:space="0" w:color="auto"/>
            <w:right w:val="none" w:sz="0" w:space="0" w:color="auto"/>
          </w:divBdr>
          <w:divsChild>
            <w:div w:id="1851025761">
              <w:marLeft w:val="0"/>
              <w:marRight w:val="0"/>
              <w:marTop w:val="0"/>
              <w:marBottom w:val="0"/>
              <w:divBdr>
                <w:top w:val="none" w:sz="0" w:space="0" w:color="auto"/>
                <w:left w:val="none" w:sz="0" w:space="0" w:color="auto"/>
                <w:bottom w:val="none" w:sz="0" w:space="0" w:color="auto"/>
                <w:right w:val="none" w:sz="0" w:space="0" w:color="auto"/>
              </w:divBdr>
            </w:div>
            <w:div w:id="582957390">
              <w:marLeft w:val="0"/>
              <w:marRight w:val="0"/>
              <w:marTop w:val="225"/>
              <w:marBottom w:val="225"/>
              <w:divBdr>
                <w:top w:val="none" w:sz="0" w:space="0" w:color="auto"/>
                <w:left w:val="none" w:sz="0" w:space="0" w:color="auto"/>
                <w:bottom w:val="none" w:sz="0" w:space="0" w:color="auto"/>
                <w:right w:val="none" w:sz="0" w:space="0" w:color="auto"/>
              </w:divBdr>
              <w:divsChild>
                <w:div w:id="9758370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40188160">
          <w:marLeft w:val="0"/>
          <w:marRight w:val="0"/>
          <w:marTop w:val="0"/>
          <w:marBottom w:val="0"/>
          <w:divBdr>
            <w:top w:val="none" w:sz="0" w:space="0" w:color="auto"/>
            <w:left w:val="none" w:sz="0" w:space="0" w:color="auto"/>
            <w:bottom w:val="none" w:sz="0" w:space="0" w:color="auto"/>
            <w:right w:val="none" w:sz="0" w:space="0" w:color="auto"/>
          </w:divBdr>
          <w:divsChild>
            <w:div w:id="1570269869">
              <w:marLeft w:val="0"/>
              <w:marRight w:val="0"/>
              <w:marTop w:val="0"/>
              <w:marBottom w:val="0"/>
              <w:divBdr>
                <w:top w:val="none" w:sz="0" w:space="0" w:color="auto"/>
                <w:left w:val="none" w:sz="0" w:space="0" w:color="auto"/>
                <w:bottom w:val="none" w:sz="0" w:space="0" w:color="auto"/>
                <w:right w:val="none" w:sz="0" w:space="0" w:color="auto"/>
              </w:divBdr>
            </w:div>
          </w:divsChild>
        </w:div>
        <w:div w:id="2753005">
          <w:marLeft w:val="0"/>
          <w:marRight w:val="0"/>
          <w:marTop w:val="600"/>
          <w:marBottom w:val="0"/>
          <w:divBdr>
            <w:top w:val="none" w:sz="0" w:space="0" w:color="auto"/>
            <w:left w:val="none" w:sz="0" w:space="0" w:color="auto"/>
            <w:bottom w:val="none" w:sz="0" w:space="0" w:color="auto"/>
            <w:right w:val="none" w:sz="0" w:space="0" w:color="auto"/>
          </w:divBdr>
        </w:div>
      </w:divsChild>
    </w:div>
    <w:div w:id="1989043512">
      <w:bodyDiv w:val="1"/>
      <w:marLeft w:val="0"/>
      <w:marRight w:val="0"/>
      <w:marTop w:val="0"/>
      <w:marBottom w:val="0"/>
      <w:divBdr>
        <w:top w:val="none" w:sz="0" w:space="0" w:color="auto"/>
        <w:left w:val="none" w:sz="0" w:space="0" w:color="auto"/>
        <w:bottom w:val="none" w:sz="0" w:space="0" w:color="auto"/>
        <w:right w:val="none" w:sz="0" w:space="0" w:color="auto"/>
      </w:divBdr>
      <w:divsChild>
        <w:div w:id="633605768">
          <w:marLeft w:val="0"/>
          <w:marRight w:val="0"/>
          <w:marTop w:val="0"/>
          <w:marBottom w:val="240"/>
          <w:divBdr>
            <w:top w:val="none" w:sz="0" w:space="0" w:color="auto"/>
            <w:left w:val="none" w:sz="0" w:space="0" w:color="auto"/>
            <w:bottom w:val="none" w:sz="0" w:space="0" w:color="auto"/>
            <w:right w:val="none" w:sz="0" w:space="0" w:color="auto"/>
          </w:divBdr>
        </w:div>
        <w:div w:id="3674180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chip.org/wiki/64-bit_architectur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en.wikichip.org/wiki/2015" TargetMode="External"/><Relationship Id="rId2" Type="http://schemas.openxmlformats.org/officeDocument/2006/relationships/styles" Target="styles.xml"/><Relationship Id="rId16" Type="http://schemas.openxmlformats.org/officeDocument/2006/relationships/hyperlink" Target="https://en.wikichip.org/wiki/MediaTek" TargetMode="External"/><Relationship Id="rId1" Type="http://schemas.openxmlformats.org/officeDocument/2006/relationships/numbering" Target="numbering.xml"/><Relationship Id="rId6" Type="http://schemas.openxmlformats.org/officeDocument/2006/relationships/hyperlink" Target="https://practice.geeksforgeeks.org/events/rec/interview-series?utm_source=gfg&amp;utm_medium=in-article&amp;utm_campaign=Interview-ser" TargetMode="External"/><Relationship Id="rId11" Type="http://schemas.openxmlformats.org/officeDocument/2006/relationships/image" Target="media/image5.png"/><Relationship Id="rId5" Type="http://schemas.openxmlformats.org/officeDocument/2006/relationships/hyperlink" Target="https://practice.geeksforgeeks.org/problems/what-is-core-2-duo" TargetMode="External"/><Relationship Id="rId15" Type="http://schemas.openxmlformats.org/officeDocument/2006/relationships/hyperlink" Target="https://en.wikichip.org/w/index.php?title=system_on_chip&amp;action=edit&amp;redlink=1"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chip.org/wiki/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2363</Words>
  <Characters>13472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CSEJU</cp:lastModifiedBy>
  <cp:revision>2</cp:revision>
  <dcterms:created xsi:type="dcterms:W3CDTF">2025-03-15T05:02:00Z</dcterms:created>
  <dcterms:modified xsi:type="dcterms:W3CDTF">2025-03-15T05:02:00Z</dcterms:modified>
</cp:coreProperties>
</file>